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8A8B1" w14:textId="77777777" w:rsidR="00CE0C4A" w:rsidRPr="00D1684C" w:rsidRDefault="00CE0C4A" w:rsidP="00CE0C4A">
      <w:pPr>
        <w:bidi w:val="0"/>
        <w:rPr>
          <w:rFonts w:asciiTheme="minorHAnsi" w:hAnsiTheme="minorHAnsi" w:cstheme="minorHAnsi"/>
          <w:sz w:val="22"/>
          <w:szCs w:val="22"/>
        </w:rPr>
      </w:pPr>
      <w:r w:rsidRPr="00D1684C">
        <w:rPr>
          <w:rFonts w:asciiTheme="minorHAnsi" w:hAnsiTheme="minorHAnsi" w:cstheme="minorHAnsi"/>
          <w:b/>
          <w:bCs/>
          <w:sz w:val="22"/>
          <w:szCs w:val="22"/>
        </w:rPr>
        <w:t>Name of Research Project:</w:t>
      </w:r>
      <w:r>
        <w:rPr>
          <w:sz w:val="22"/>
          <w:szCs w:val="22"/>
        </w:rPr>
        <w:t xml:space="preserve"> </w:t>
      </w:r>
      <w:r w:rsidRPr="00D1684C">
        <w:rPr>
          <w:rFonts w:asciiTheme="minorHAnsi" w:hAnsiTheme="minorHAnsi" w:cstheme="minorHAnsi"/>
          <w:sz w:val="22"/>
          <w:szCs w:val="22"/>
        </w:rPr>
        <w:t>An examination of human driver preferences of two different</w:t>
      </w:r>
      <w:r>
        <w:rPr>
          <w:rFonts w:asciiTheme="minorHAnsi" w:hAnsiTheme="minorHAnsi" w:cstheme="minorHAnsi"/>
          <w:sz w:val="22"/>
          <w:szCs w:val="22"/>
        </w:rPr>
        <w:t xml:space="preserve"> automated</w:t>
      </w:r>
      <w:r w:rsidRPr="00D1684C">
        <w:rPr>
          <w:rFonts w:asciiTheme="minorHAnsi" w:hAnsiTheme="minorHAnsi" w:cstheme="minorHAnsi"/>
          <w:sz w:val="22"/>
          <w:szCs w:val="22"/>
        </w:rPr>
        <w:t xml:space="preserve"> </w:t>
      </w:r>
      <w:r>
        <w:rPr>
          <w:rFonts w:asciiTheme="minorHAnsi" w:hAnsiTheme="minorHAnsi" w:cstheme="minorHAnsi"/>
          <w:sz w:val="22"/>
          <w:szCs w:val="22"/>
        </w:rPr>
        <w:t xml:space="preserve">vehicle </w:t>
      </w:r>
      <w:r w:rsidRPr="00D1684C">
        <w:rPr>
          <w:rFonts w:asciiTheme="minorHAnsi" w:hAnsiTheme="minorHAnsi" w:cstheme="minorHAnsi"/>
          <w:sz w:val="22"/>
          <w:szCs w:val="22"/>
        </w:rPr>
        <w:t xml:space="preserve">control </w:t>
      </w:r>
      <w:r>
        <w:rPr>
          <w:rFonts w:asciiTheme="minorHAnsi" w:hAnsiTheme="minorHAnsi" w:cstheme="minorHAnsi"/>
          <w:sz w:val="22"/>
          <w:szCs w:val="22"/>
        </w:rPr>
        <w:t>algorithms</w:t>
      </w:r>
      <w:r w:rsidRPr="00D1684C">
        <w:rPr>
          <w:rFonts w:asciiTheme="minorHAnsi" w:hAnsiTheme="minorHAnsi" w:cstheme="minorHAnsi"/>
          <w:sz w:val="22"/>
          <w:szCs w:val="22"/>
        </w:rPr>
        <w:t xml:space="preserve">, </w:t>
      </w:r>
      <w:r>
        <w:rPr>
          <w:rFonts w:asciiTheme="minorHAnsi" w:hAnsiTheme="minorHAnsi" w:cstheme="minorHAnsi"/>
          <w:sz w:val="22"/>
          <w:szCs w:val="22"/>
        </w:rPr>
        <w:t xml:space="preserve">assisting drivers to take over vehicle control in mixed platoon settings. </w:t>
      </w:r>
      <w:r w:rsidRPr="00D1684C">
        <w:rPr>
          <w:rFonts w:asciiTheme="minorHAnsi" w:hAnsiTheme="minorHAnsi" w:cstheme="minorHAnsi"/>
          <w:sz w:val="22"/>
          <w:szCs w:val="22"/>
        </w:rPr>
        <w:t xml:space="preserve">. </w:t>
      </w:r>
    </w:p>
    <w:p w14:paraId="3F7C6571" w14:textId="77777777" w:rsidR="00CE0C4A" w:rsidRPr="00D1684C" w:rsidRDefault="00CE0C4A" w:rsidP="00CE0C4A">
      <w:pPr>
        <w:bidi w:val="0"/>
        <w:spacing w:before="240" w:after="120"/>
        <w:rPr>
          <w:rFonts w:asciiTheme="minorHAnsi" w:hAnsiTheme="minorHAnsi" w:cstheme="minorHAnsi"/>
          <w:b/>
          <w:bCs/>
          <w:color w:val="920000"/>
          <w:sz w:val="28"/>
          <w:szCs w:val="28"/>
          <w:u w:val="single"/>
        </w:rPr>
      </w:pPr>
      <w:r w:rsidRPr="00D1684C">
        <w:rPr>
          <w:rFonts w:asciiTheme="minorHAnsi" w:hAnsiTheme="minorHAnsi" w:cstheme="minorHAnsi"/>
          <w:b/>
          <w:bCs/>
          <w:color w:val="920000"/>
          <w:sz w:val="28"/>
          <w:szCs w:val="28"/>
          <w:u w:val="single"/>
        </w:rPr>
        <w:t>Research Protocol:</w:t>
      </w:r>
    </w:p>
    <w:p w14:paraId="224C8368" w14:textId="77777777" w:rsidR="00CE0C4A" w:rsidRPr="00D1684C" w:rsidRDefault="00CE0C4A" w:rsidP="00CE0C4A">
      <w:pPr>
        <w:bidi w:val="0"/>
        <w:spacing w:after="120"/>
        <w:jc w:val="both"/>
        <w:rPr>
          <w:rFonts w:asciiTheme="minorHAnsi" w:hAnsiTheme="minorHAnsi" w:cstheme="minorHAnsi"/>
          <w:sz w:val="26"/>
          <w:szCs w:val="26"/>
        </w:rPr>
      </w:pPr>
      <w:r w:rsidRPr="00D1684C">
        <w:rPr>
          <w:rFonts w:asciiTheme="minorHAnsi" w:hAnsiTheme="minorHAnsi" w:cstheme="minorHAnsi"/>
          <w:b/>
          <w:bCs/>
          <w:sz w:val="26"/>
          <w:szCs w:val="26"/>
        </w:rPr>
        <w:t>Goals</w:t>
      </w:r>
      <w:r w:rsidRPr="00D1684C">
        <w:rPr>
          <w:rFonts w:asciiTheme="minorHAnsi" w:hAnsiTheme="minorHAnsi" w:cstheme="minorHAnsi"/>
          <w:sz w:val="26"/>
          <w:szCs w:val="26"/>
        </w:rPr>
        <w:t xml:space="preserve">: </w:t>
      </w:r>
    </w:p>
    <w:p w14:paraId="6C5A0113" w14:textId="46F65E49" w:rsidR="00CE0C4A" w:rsidRPr="00D1684C" w:rsidRDefault="00CE0C4A" w:rsidP="00CE0C4A">
      <w:pPr>
        <w:bidi w:val="0"/>
        <w:spacing w:after="120"/>
        <w:jc w:val="both"/>
        <w:rPr>
          <w:rFonts w:asciiTheme="minorHAnsi" w:hAnsiTheme="minorHAnsi" w:cstheme="minorHAnsi"/>
          <w:sz w:val="22"/>
          <w:szCs w:val="22"/>
        </w:rPr>
      </w:pPr>
      <w:r w:rsidRPr="00D1684C">
        <w:rPr>
          <w:rFonts w:asciiTheme="minorHAnsi" w:hAnsiTheme="minorHAnsi" w:cstheme="minorHAnsi"/>
          <w:sz w:val="22"/>
          <w:szCs w:val="22"/>
        </w:rPr>
        <w:t xml:space="preserve">This study will use the </w:t>
      </w:r>
      <w:proofErr w:type="spellStart"/>
      <w:r w:rsidRPr="00D1684C">
        <w:rPr>
          <w:rFonts w:asciiTheme="minorHAnsi" w:hAnsiTheme="minorHAnsi" w:cstheme="minorHAnsi"/>
          <w:sz w:val="22"/>
          <w:szCs w:val="22"/>
        </w:rPr>
        <w:t>CoppeliaSim</w:t>
      </w:r>
      <w:proofErr w:type="spellEnd"/>
      <w:r w:rsidRPr="00D1684C">
        <w:rPr>
          <w:rFonts w:asciiTheme="minorHAnsi" w:hAnsiTheme="minorHAnsi" w:cstheme="minorHAnsi"/>
          <w:sz w:val="22"/>
          <w:szCs w:val="22"/>
        </w:rPr>
        <w:t xml:space="preserve"> driving simulator to examine </w:t>
      </w:r>
      <w:r w:rsidR="009F4067">
        <w:rPr>
          <w:rFonts w:asciiTheme="minorHAnsi" w:hAnsiTheme="minorHAnsi" w:cstheme="minorHAnsi"/>
          <w:sz w:val="22"/>
          <w:szCs w:val="22"/>
        </w:rPr>
        <w:t xml:space="preserve">the </w:t>
      </w:r>
      <w:r w:rsidRPr="00D1684C">
        <w:rPr>
          <w:rFonts w:asciiTheme="minorHAnsi" w:hAnsiTheme="minorHAnsi" w:cstheme="minorHAnsi"/>
          <w:sz w:val="22"/>
          <w:szCs w:val="22"/>
        </w:rPr>
        <w:t xml:space="preserve">driver's performance and subjective </w:t>
      </w:r>
      <w:r>
        <w:rPr>
          <w:rFonts w:asciiTheme="minorHAnsi" w:hAnsiTheme="minorHAnsi" w:cstheme="minorHAnsi"/>
          <w:sz w:val="22"/>
          <w:szCs w:val="22"/>
        </w:rPr>
        <w:t>preferences</w:t>
      </w:r>
      <w:r w:rsidRPr="00D1684C">
        <w:rPr>
          <w:rFonts w:asciiTheme="minorHAnsi" w:hAnsiTheme="minorHAnsi" w:cstheme="minorHAnsi"/>
          <w:sz w:val="22"/>
          <w:szCs w:val="22"/>
        </w:rPr>
        <w:t xml:space="preserve"> for</w:t>
      </w:r>
      <w:r>
        <w:rPr>
          <w:rFonts w:asciiTheme="minorHAnsi" w:hAnsiTheme="minorHAnsi" w:cstheme="minorHAnsi"/>
          <w:sz w:val="22"/>
          <w:szCs w:val="22"/>
        </w:rPr>
        <w:t xml:space="preserve"> two different automated driving control algorithms</w:t>
      </w:r>
      <w:r w:rsidRPr="00D1684C">
        <w:rPr>
          <w:rFonts w:asciiTheme="minorHAnsi" w:hAnsiTheme="minorHAnsi" w:cstheme="minorHAnsi"/>
          <w:sz w:val="22"/>
          <w:szCs w:val="22"/>
        </w:rPr>
        <w:t>:</w:t>
      </w:r>
    </w:p>
    <w:p w14:paraId="68D4C481" w14:textId="29A21B8E" w:rsidR="00EA14DF" w:rsidRDefault="00EA14DF" w:rsidP="002D5B97">
      <w:pPr>
        <w:pStyle w:val="ListParagraph"/>
        <w:numPr>
          <w:ilvl w:val="0"/>
          <w:numId w:val="6"/>
        </w:numPr>
        <w:bidi w:val="0"/>
        <w:spacing w:after="120"/>
        <w:ind w:left="360"/>
        <w:jc w:val="both"/>
        <w:rPr>
          <w:rFonts w:asciiTheme="minorHAnsi" w:hAnsiTheme="minorHAnsi" w:cstheme="minorHAnsi"/>
          <w:sz w:val="22"/>
          <w:szCs w:val="22"/>
        </w:rPr>
      </w:pPr>
      <w:r>
        <w:rPr>
          <w:rFonts w:asciiTheme="minorHAnsi" w:hAnsiTheme="minorHAnsi" w:cstheme="minorHAnsi"/>
          <w:sz w:val="22"/>
          <w:szCs w:val="22"/>
        </w:rPr>
        <w:t xml:space="preserve">An algorithm that has joint control </w:t>
      </w:r>
      <w:r w:rsidR="001617ED">
        <w:rPr>
          <w:rFonts w:asciiTheme="minorHAnsi" w:hAnsiTheme="minorHAnsi" w:cstheme="minorHAnsi"/>
          <w:sz w:val="22"/>
          <w:szCs w:val="22"/>
        </w:rPr>
        <w:t xml:space="preserve">with the human driver </w:t>
      </w:r>
      <w:r w:rsidR="004749EC">
        <w:rPr>
          <w:rFonts w:asciiTheme="minorHAnsi" w:hAnsiTheme="minorHAnsi" w:cstheme="minorHAnsi"/>
          <w:sz w:val="22"/>
          <w:szCs w:val="22"/>
        </w:rPr>
        <w:t xml:space="preserve">on the </w:t>
      </w:r>
      <w:r w:rsidR="001617ED">
        <w:rPr>
          <w:rFonts w:asciiTheme="minorHAnsi" w:hAnsiTheme="minorHAnsi" w:cstheme="minorHAnsi"/>
          <w:sz w:val="22"/>
          <w:szCs w:val="22"/>
        </w:rPr>
        <w:t xml:space="preserve">vehicle's </w:t>
      </w:r>
      <w:r w:rsidR="002E2FEC">
        <w:rPr>
          <w:rFonts w:asciiTheme="minorHAnsi" w:hAnsiTheme="minorHAnsi" w:cstheme="minorHAnsi"/>
          <w:sz w:val="22"/>
          <w:szCs w:val="22"/>
        </w:rPr>
        <w:t>acceleration</w:t>
      </w:r>
      <w:r w:rsidR="004749EC">
        <w:rPr>
          <w:rFonts w:asciiTheme="minorHAnsi" w:hAnsiTheme="minorHAnsi" w:cstheme="minorHAnsi"/>
          <w:sz w:val="22"/>
          <w:szCs w:val="22"/>
        </w:rPr>
        <w:t xml:space="preserve"> and </w:t>
      </w:r>
      <w:r w:rsidR="002E2FEC">
        <w:rPr>
          <w:rFonts w:asciiTheme="minorHAnsi" w:hAnsiTheme="minorHAnsi" w:cstheme="minorHAnsi"/>
          <w:sz w:val="22"/>
          <w:szCs w:val="22"/>
        </w:rPr>
        <w:t>intervenes</w:t>
      </w:r>
      <w:r w:rsidR="004749EC">
        <w:rPr>
          <w:rFonts w:asciiTheme="minorHAnsi" w:hAnsiTheme="minorHAnsi" w:cstheme="minorHAnsi"/>
          <w:sz w:val="22"/>
          <w:szCs w:val="22"/>
        </w:rPr>
        <w:t xml:space="preserve"> (</w:t>
      </w:r>
      <w:r w:rsidR="001617ED">
        <w:rPr>
          <w:rFonts w:asciiTheme="minorHAnsi" w:hAnsiTheme="minorHAnsi" w:cstheme="minorHAnsi"/>
          <w:sz w:val="22"/>
          <w:szCs w:val="22"/>
        </w:rPr>
        <w:t xml:space="preserve">increases </w:t>
      </w:r>
      <w:r w:rsidR="004749EC">
        <w:rPr>
          <w:rFonts w:asciiTheme="minorHAnsi" w:hAnsiTheme="minorHAnsi" w:cstheme="minorHAnsi"/>
          <w:sz w:val="22"/>
          <w:szCs w:val="22"/>
        </w:rPr>
        <w:t>acceleration</w:t>
      </w:r>
      <w:r w:rsidR="001617ED">
        <w:rPr>
          <w:rFonts w:asciiTheme="minorHAnsi" w:hAnsiTheme="minorHAnsi" w:cstheme="minorHAnsi"/>
          <w:sz w:val="22"/>
          <w:szCs w:val="22"/>
        </w:rPr>
        <w:t xml:space="preserve"> or</w:t>
      </w:r>
      <w:r w:rsidR="004749EC">
        <w:rPr>
          <w:rFonts w:asciiTheme="minorHAnsi" w:hAnsiTheme="minorHAnsi" w:cstheme="minorHAnsi"/>
          <w:sz w:val="22"/>
          <w:szCs w:val="22"/>
        </w:rPr>
        <w:t xml:space="preserve"> deacceleration) </w:t>
      </w:r>
      <w:r w:rsidR="001617ED">
        <w:rPr>
          <w:rFonts w:asciiTheme="minorHAnsi" w:hAnsiTheme="minorHAnsi" w:cstheme="minorHAnsi"/>
          <w:sz w:val="22"/>
          <w:szCs w:val="22"/>
        </w:rPr>
        <w:t>based on</w:t>
      </w:r>
      <w:r w:rsidR="004749EC">
        <w:rPr>
          <w:rFonts w:asciiTheme="minorHAnsi" w:hAnsiTheme="minorHAnsi" w:cstheme="minorHAnsi"/>
          <w:sz w:val="22"/>
          <w:szCs w:val="22"/>
        </w:rPr>
        <w:t xml:space="preserve"> the driver</w:t>
      </w:r>
      <w:r w:rsidR="001617ED">
        <w:rPr>
          <w:rFonts w:asciiTheme="minorHAnsi" w:hAnsiTheme="minorHAnsi" w:cstheme="minorHAnsi"/>
          <w:sz w:val="22"/>
          <w:szCs w:val="22"/>
        </w:rPr>
        <w:t>'</w:t>
      </w:r>
      <w:r w:rsidR="004749EC">
        <w:rPr>
          <w:rFonts w:asciiTheme="minorHAnsi" w:hAnsiTheme="minorHAnsi" w:cstheme="minorHAnsi"/>
          <w:sz w:val="22"/>
          <w:szCs w:val="22"/>
        </w:rPr>
        <w:t xml:space="preserve">s </w:t>
      </w:r>
      <w:r w:rsidR="002E2FEC">
        <w:rPr>
          <w:rFonts w:asciiTheme="minorHAnsi" w:hAnsiTheme="minorHAnsi" w:cstheme="minorHAnsi"/>
          <w:sz w:val="22"/>
          <w:szCs w:val="22"/>
        </w:rPr>
        <w:t>performance</w:t>
      </w:r>
      <w:r w:rsidR="004749EC">
        <w:rPr>
          <w:rFonts w:asciiTheme="minorHAnsi" w:hAnsiTheme="minorHAnsi" w:cstheme="minorHAnsi"/>
          <w:sz w:val="22"/>
          <w:szCs w:val="22"/>
        </w:rPr>
        <w:t xml:space="preserve"> and </w:t>
      </w:r>
      <w:r w:rsidR="001617ED">
        <w:rPr>
          <w:rFonts w:asciiTheme="minorHAnsi" w:hAnsiTheme="minorHAnsi" w:cstheme="minorHAnsi"/>
          <w:sz w:val="22"/>
          <w:szCs w:val="22"/>
        </w:rPr>
        <w:t xml:space="preserve">the algorithm's </w:t>
      </w:r>
      <w:r w:rsidR="002E2FEC">
        <w:rPr>
          <w:rFonts w:asciiTheme="minorHAnsi" w:hAnsiTheme="minorHAnsi" w:cstheme="minorHAnsi"/>
          <w:sz w:val="22"/>
          <w:szCs w:val="22"/>
        </w:rPr>
        <w:t>mathematical</w:t>
      </w:r>
      <w:r w:rsidR="004749EC">
        <w:rPr>
          <w:rFonts w:asciiTheme="minorHAnsi" w:hAnsiTheme="minorHAnsi" w:cstheme="minorHAnsi"/>
          <w:sz w:val="22"/>
          <w:szCs w:val="22"/>
        </w:rPr>
        <w:t xml:space="preserve"> module. </w:t>
      </w:r>
    </w:p>
    <w:p w14:paraId="4B07DD3E" w14:textId="77777777" w:rsidR="004F6287" w:rsidRPr="00D1684C" w:rsidRDefault="004F6287" w:rsidP="002D5B97">
      <w:pPr>
        <w:pStyle w:val="ListParagraph"/>
        <w:bidi w:val="0"/>
        <w:spacing w:after="120"/>
        <w:ind w:left="360"/>
        <w:jc w:val="both"/>
        <w:rPr>
          <w:rFonts w:asciiTheme="minorHAnsi" w:hAnsiTheme="minorHAnsi" w:cstheme="minorHAnsi"/>
          <w:sz w:val="22"/>
          <w:szCs w:val="22"/>
        </w:rPr>
      </w:pPr>
    </w:p>
    <w:p w14:paraId="0E6A2A71" w14:textId="766DD391" w:rsidR="004749EC" w:rsidRPr="001617ED" w:rsidRDefault="004749EC" w:rsidP="002D5B97">
      <w:pPr>
        <w:pStyle w:val="ListParagraph"/>
        <w:numPr>
          <w:ilvl w:val="0"/>
          <w:numId w:val="6"/>
        </w:numPr>
        <w:bidi w:val="0"/>
        <w:spacing w:after="120"/>
        <w:ind w:left="360"/>
        <w:jc w:val="both"/>
        <w:rPr>
          <w:rFonts w:asciiTheme="minorHAnsi" w:hAnsiTheme="minorHAnsi" w:cstheme="minorHAnsi"/>
          <w:sz w:val="22"/>
          <w:szCs w:val="22"/>
        </w:rPr>
      </w:pPr>
      <w:r w:rsidRPr="001617ED">
        <w:rPr>
          <w:rFonts w:asciiTheme="minorHAnsi" w:hAnsiTheme="minorHAnsi" w:cstheme="minorHAnsi"/>
          <w:sz w:val="22"/>
          <w:szCs w:val="22"/>
        </w:rPr>
        <w:t xml:space="preserve">An algorithm that </w:t>
      </w:r>
      <w:r w:rsidR="001617ED" w:rsidRPr="001617ED">
        <w:rPr>
          <w:rFonts w:asciiTheme="minorHAnsi" w:hAnsiTheme="minorHAnsi" w:cstheme="minorHAnsi"/>
          <w:sz w:val="22"/>
          <w:szCs w:val="22"/>
        </w:rPr>
        <w:t xml:space="preserve">generates </w:t>
      </w:r>
      <w:r w:rsidRPr="001617ED">
        <w:rPr>
          <w:rFonts w:asciiTheme="minorHAnsi" w:hAnsiTheme="minorHAnsi" w:cstheme="minorHAnsi"/>
          <w:sz w:val="22"/>
          <w:szCs w:val="22"/>
        </w:rPr>
        <w:t>a</w:t>
      </w:r>
      <w:r w:rsidR="001617ED" w:rsidRPr="001617ED">
        <w:rPr>
          <w:rFonts w:asciiTheme="minorHAnsi" w:hAnsiTheme="minorHAnsi" w:cstheme="minorHAnsi"/>
          <w:sz w:val="22"/>
          <w:szCs w:val="22"/>
        </w:rPr>
        <w:t xml:space="preserve"> larger distance between the human driver and the </w:t>
      </w:r>
      <w:r w:rsidR="001617ED" w:rsidRPr="0071378D">
        <w:rPr>
          <w:rFonts w:asciiTheme="minorHAnsi" w:hAnsiTheme="minorHAnsi" w:cstheme="minorHAnsi"/>
          <w:sz w:val="22"/>
          <w:szCs w:val="22"/>
        </w:rPr>
        <w:t>vehicle ahead in the platoon. Such an intervention is expected to enable better driving conditions for a human driver to break out of the mixed platoon.</w:t>
      </w:r>
      <w:r w:rsidR="001617ED" w:rsidRPr="00585C4B">
        <w:rPr>
          <w:rFonts w:asciiTheme="minorHAnsi" w:hAnsiTheme="minorHAnsi" w:cstheme="minorHAnsi"/>
          <w:sz w:val="22"/>
          <w:szCs w:val="22"/>
        </w:rPr>
        <w:t xml:space="preserve"> Due to the time interval between the </w:t>
      </w:r>
      <w:r w:rsidR="001617ED" w:rsidRPr="001617ED">
        <w:rPr>
          <w:rFonts w:asciiTheme="minorHAnsi" w:hAnsiTheme="minorHAnsi" w:cstheme="minorHAnsi"/>
          <w:sz w:val="22"/>
          <w:szCs w:val="22"/>
        </w:rPr>
        <w:t xml:space="preserve">moment when the driver initiated a </w:t>
      </w:r>
      <w:proofErr w:type="spellStart"/>
      <w:r w:rsidR="001617ED" w:rsidRPr="001617ED">
        <w:rPr>
          <w:rFonts w:asciiTheme="minorHAnsi" w:hAnsiTheme="minorHAnsi" w:cstheme="minorHAnsi"/>
          <w:sz w:val="22"/>
          <w:szCs w:val="22"/>
        </w:rPr>
        <w:t>take over</w:t>
      </w:r>
      <w:proofErr w:type="spellEnd"/>
      <w:r w:rsidR="001617ED" w:rsidRPr="001617ED">
        <w:rPr>
          <w:rFonts w:asciiTheme="minorHAnsi" w:hAnsiTheme="minorHAnsi" w:cstheme="minorHAnsi"/>
          <w:sz w:val="22"/>
          <w:szCs w:val="22"/>
        </w:rPr>
        <w:t xml:space="preserve"> request and the driving conditions allowing to perform the takeover, </w:t>
      </w:r>
      <w:r w:rsidRPr="001617ED">
        <w:rPr>
          <w:rFonts w:asciiTheme="minorHAnsi" w:hAnsiTheme="minorHAnsi" w:cstheme="minorHAnsi"/>
          <w:sz w:val="22"/>
          <w:szCs w:val="22"/>
        </w:rPr>
        <w:t xml:space="preserve">the </w:t>
      </w:r>
      <w:r w:rsidR="002E2FEC" w:rsidRPr="001617ED">
        <w:rPr>
          <w:rFonts w:asciiTheme="minorHAnsi" w:hAnsiTheme="minorHAnsi" w:cstheme="minorHAnsi"/>
          <w:sz w:val="22"/>
          <w:szCs w:val="22"/>
        </w:rPr>
        <w:t>algorithm</w:t>
      </w:r>
      <w:r w:rsidR="001617ED">
        <w:rPr>
          <w:rFonts w:asciiTheme="minorHAnsi" w:hAnsiTheme="minorHAnsi" w:cstheme="minorHAnsi"/>
          <w:sz w:val="22"/>
          <w:szCs w:val="22"/>
        </w:rPr>
        <w:t xml:space="preserve"> has two operation modes that will be evaluated based on the driver's preferences</w:t>
      </w:r>
      <w:r w:rsidR="009F4067">
        <w:rPr>
          <w:rFonts w:asciiTheme="minorHAnsi" w:hAnsiTheme="minorHAnsi" w:cstheme="minorHAnsi"/>
          <w:sz w:val="22"/>
          <w:szCs w:val="22"/>
        </w:rPr>
        <w:t>:</w:t>
      </w:r>
    </w:p>
    <w:p w14:paraId="0AD712B7" w14:textId="22D1C24E" w:rsidR="004749EC" w:rsidRDefault="0071378D" w:rsidP="002D5B97">
      <w:pPr>
        <w:pStyle w:val="ListParagraph"/>
        <w:numPr>
          <w:ilvl w:val="0"/>
          <w:numId w:val="13"/>
        </w:numPr>
        <w:bidi w:val="0"/>
        <w:spacing w:after="120"/>
        <w:ind w:left="720"/>
        <w:jc w:val="both"/>
        <w:rPr>
          <w:rFonts w:asciiTheme="minorHAnsi" w:hAnsiTheme="minorHAnsi" w:cstheme="minorHAnsi"/>
          <w:sz w:val="22"/>
          <w:szCs w:val="22"/>
        </w:rPr>
      </w:pPr>
      <w:r>
        <w:rPr>
          <w:rFonts w:asciiTheme="minorHAnsi" w:hAnsiTheme="minorHAnsi" w:cstheme="minorHAnsi"/>
          <w:sz w:val="22"/>
          <w:szCs w:val="22"/>
        </w:rPr>
        <w:t>Fast mode</w:t>
      </w:r>
      <w:r w:rsidR="009F4067">
        <w:rPr>
          <w:rFonts w:asciiTheme="minorHAnsi" w:hAnsiTheme="minorHAnsi" w:cstheme="minorHAnsi"/>
          <w:sz w:val="22"/>
          <w:szCs w:val="22"/>
        </w:rPr>
        <w:t>:</w:t>
      </w:r>
      <w:r>
        <w:rPr>
          <w:rFonts w:asciiTheme="minorHAnsi" w:hAnsiTheme="minorHAnsi" w:cstheme="minorHAnsi"/>
          <w:sz w:val="22"/>
          <w:szCs w:val="22"/>
        </w:rPr>
        <w:t xml:space="preserve"> In this configuration, </w:t>
      </w:r>
      <w:r w:rsidR="004749EC">
        <w:rPr>
          <w:rFonts w:asciiTheme="minorHAnsi" w:hAnsiTheme="minorHAnsi" w:cstheme="minorHAnsi"/>
          <w:sz w:val="22"/>
          <w:szCs w:val="22"/>
        </w:rPr>
        <w:t xml:space="preserve">the </w:t>
      </w:r>
      <w:r w:rsidR="002E2FEC">
        <w:rPr>
          <w:rFonts w:asciiTheme="minorHAnsi" w:hAnsiTheme="minorHAnsi" w:cstheme="minorHAnsi"/>
          <w:sz w:val="22"/>
          <w:szCs w:val="22"/>
        </w:rPr>
        <w:t>acceleration</w:t>
      </w:r>
      <w:r w:rsidR="004749EC">
        <w:rPr>
          <w:rFonts w:asciiTheme="minorHAnsi" w:hAnsiTheme="minorHAnsi" w:cstheme="minorHAnsi"/>
          <w:sz w:val="22"/>
          <w:szCs w:val="22"/>
        </w:rPr>
        <w:t xml:space="preserve"> will be high. Therefor</w:t>
      </w:r>
      <w:r w:rsidR="001617ED">
        <w:rPr>
          <w:rFonts w:asciiTheme="minorHAnsi" w:hAnsiTheme="minorHAnsi" w:cstheme="minorHAnsi"/>
          <w:sz w:val="22"/>
          <w:szCs w:val="22"/>
        </w:rPr>
        <w:t>e,</w:t>
      </w:r>
      <w:r w:rsidR="004749EC">
        <w:rPr>
          <w:rFonts w:asciiTheme="minorHAnsi" w:hAnsiTheme="minorHAnsi" w:cstheme="minorHAnsi"/>
          <w:sz w:val="22"/>
          <w:szCs w:val="22"/>
        </w:rPr>
        <w:t xml:space="preserve"> it </w:t>
      </w:r>
      <w:r>
        <w:rPr>
          <w:rFonts w:asciiTheme="minorHAnsi" w:hAnsiTheme="minorHAnsi" w:cstheme="minorHAnsi"/>
          <w:sz w:val="22"/>
          <w:szCs w:val="22"/>
        </w:rPr>
        <w:t xml:space="preserve">will not </w:t>
      </w:r>
      <w:r w:rsidR="004749EC">
        <w:rPr>
          <w:rFonts w:asciiTheme="minorHAnsi" w:hAnsiTheme="minorHAnsi" w:cstheme="minorHAnsi"/>
          <w:sz w:val="22"/>
          <w:szCs w:val="22"/>
        </w:rPr>
        <w:t xml:space="preserve">take long </w:t>
      </w:r>
      <w:r w:rsidR="00DC3BAD">
        <w:rPr>
          <w:rFonts w:asciiTheme="minorHAnsi" w:hAnsiTheme="minorHAnsi" w:cstheme="minorHAnsi"/>
          <w:sz w:val="22"/>
          <w:szCs w:val="22"/>
        </w:rPr>
        <w:t xml:space="preserve">to reach the required driving conditions (required gap) </w:t>
      </w:r>
      <w:r w:rsidR="004749EC">
        <w:rPr>
          <w:rFonts w:asciiTheme="minorHAnsi" w:hAnsiTheme="minorHAnsi" w:cstheme="minorHAnsi"/>
          <w:sz w:val="22"/>
          <w:szCs w:val="22"/>
        </w:rPr>
        <w:t xml:space="preserve">but might create discomfort for the driver </w:t>
      </w:r>
    </w:p>
    <w:p w14:paraId="48780E65" w14:textId="35006F77" w:rsidR="004749EC" w:rsidRPr="00D1684C" w:rsidRDefault="0071378D" w:rsidP="002D5B97">
      <w:pPr>
        <w:pStyle w:val="ListParagraph"/>
        <w:numPr>
          <w:ilvl w:val="0"/>
          <w:numId w:val="13"/>
        </w:numPr>
        <w:bidi w:val="0"/>
        <w:spacing w:after="120"/>
        <w:ind w:left="720"/>
        <w:jc w:val="both"/>
        <w:rPr>
          <w:rFonts w:asciiTheme="minorHAnsi" w:hAnsiTheme="minorHAnsi" w:cstheme="minorHAnsi"/>
          <w:sz w:val="22"/>
          <w:szCs w:val="22"/>
        </w:rPr>
      </w:pPr>
      <w:r>
        <w:rPr>
          <w:rFonts w:asciiTheme="minorHAnsi" w:hAnsiTheme="minorHAnsi" w:cstheme="minorHAnsi"/>
          <w:sz w:val="22"/>
          <w:szCs w:val="22"/>
        </w:rPr>
        <w:t>Slow Mode</w:t>
      </w:r>
      <w:r w:rsidR="009378A3">
        <w:rPr>
          <w:rFonts w:asciiTheme="minorHAnsi" w:hAnsiTheme="minorHAnsi" w:cstheme="minorHAnsi"/>
          <w:sz w:val="22"/>
          <w:szCs w:val="22"/>
        </w:rPr>
        <w:t>:</w:t>
      </w:r>
      <w:r>
        <w:rPr>
          <w:rFonts w:asciiTheme="minorHAnsi" w:hAnsiTheme="minorHAnsi" w:cstheme="minorHAnsi"/>
          <w:sz w:val="22"/>
          <w:szCs w:val="22"/>
        </w:rPr>
        <w:t xml:space="preserve"> In this configuration</w:t>
      </w:r>
      <w:r w:rsidR="002E2FEC">
        <w:rPr>
          <w:rFonts w:asciiTheme="minorHAnsi" w:hAnsiTheme="minorHAnsi" w:cstheme="minorHAnsi"/>
          <w:sz w:val="22"/>
          <w:szCs w:val="22"/>
        </w:rPr>
        <w:t>,</w:t>
      </w:r>
      <w:r>
        <w:rPr>
          <w:rFonts w:asciiTheme="minorHAnsi" w:hAnsiTheme="minorHAnsi" w:cstheme="minorHAnsi"/>
          <w:sz w:val="22"/>
          <w:szCs w:val="22"/>
        </w:rPr>
        <w:t xml:space="preserve"> changes in the acceleration will be slower. Thus, it will take more time to reach the required driving conditions. On the one hand, the driver may be impatient</w:t>
      </w:r>
      <w:r w:rsidR="009378A3">
        <w:rPr>
          <w:rFonts w:asciiTheme="minorHAnsi" w:hAnsiTheme="minorHAnsi" w:cstheme="minorHAnsi"/>
          <w:sz w:val="22"/>
          <w:szCs w:val="22"/>
        </w:rPr>
        <w:t>,</w:t>
      </w:r>
      <w:r>
        <w:rPr>
          <w:rFonts w:asciiTheme="minorHAnsi" w:hAnsiTheme="minorHAnsi" w:cstheme="minorHAnsi"/>
          <w:sz w:val="22"/>
          <w:szCs w:val="22"/>
        </w:rPr>
        <w:t xml:space="preserve"> but on the other hand, may feel safer driving in the platoon.</w:t>
      </w:r>
      <w:r w:rsidR="004749EC">
        <w:rPr>
          <w:rFonts w:asciiTheme="minorHAnsi" w:hAnsiTheme="minorHAnsi" w:cstheme="minorHAnsi"/>
          <w:sz w:val="22"/>
          <w:szCs w:val="22"/>
        </w:rPr>
        <w:t xml:space="preserve">  </w:t>
      </w:r>
    </w:p>
    <w:p w14:paraId="3E1965B4" w14:textId="249ACBA4" w:rsidR="00CE0C4A" w:rsidRPr="00D1684C" w:rsidRDefault="00CE0C4A" w:rsidP="00CE0C4A">
      <w:pPr>
        <w:bidi w:val="0"/>
        <w:spacing w:after="120"/>
        <w:jc w:val="both"/>
        <w:rPr>
          <w:rFonts w:asciiTheme="minorHAnsi" w:hAnsiTheme="minorHAnsi" w:cstheme="minorHAnsi"/>
          <w:sz w:val="22"/>
          <w:szCs w:val="22"/>
        </w:rPr>
      </w:pPr>
      <w:r w:rsidRPr="00D1684C">
        <w:rPr>
          <w:rFonts w:asciiTheme="minorHAnsi" w:hAnsiTheme="minorHAnsi" w:cstheme="minorHAnsi"/>
          <w:sz w:val="22"/>
          <w:szCs w:val="22"/>
        </w:rPr>
        <w:t xml:space="preserve">Specifically, the </w:t>
      </w:r>
      <w:r>
        <w:rPr>
          <w:rFonts w:asciiTheme="minorHAnsi" w:hAnsiTheme="minorHAnsi" w:cstheme="minorHAnsi"/>
          <w:sz w:val="22"/>
          <w:szCs w:val="22"/>
        </w:rPr>
        <w:t>comparison of</w:t>
      </w:r>
      <w:r w:rsidRPr="00D1684C">
        <w:rPr>
          <w:rFonts w:asciiTheme="minorHAnsi" w:hAnsiTheme="minorHAnsi" w:cstheme="minorHAnsi"/>
          <w:sz w:val="22"/>
          <w:szCs w:val="22"/>
        </w:rPr>
        <w:t xml:space="preserve"> the two </w:t>
      </w:r>
      <w:r w:rsidR="002E2FEC">
        <w:rPr>
          <w:rFonts w:asciiTheme="minorHAnsi" w:hAnsiTheme="minorHAnsi" w:cstheme="minorHAnsi"/>
          <w:sz w:val="22"/>
          <w:szCs w:val="22"/>
        </w:rPr>
        <w:t>algorithms</w:t>
      </w:r>
      <w:r w:rsidRPr="00D1684C">
        <w:rPr>
          <w:rFonts w:asciiTheme="minorHAnsi" w:hAnsiTheme="minorHAnsi" w:cstheme="minorHAnsi"/>
          <w:sz w:val="22"/>
          <w:szCs w:val="22"/>
        </w:rPr>
        <w:t xml:space="preserve"> will be based on performance data</w:t>
      </w:r>
      <w:r w:rsidR="0071378D">
        <w:rPr>
          <w:rFonts w:asciiTheme="minorHAnsi" w:hAnsiTheme="minorHAnsi" w:cstheme="minorHAnsi"/>
          <w:sz w:val="22"/>
          <w:szCs w:val="22"/>
        </w:rPr>
        <w:t>,</w:t>
      </w:r>
      <w:r w:rsidRPr="00D1684C">
        <w:rPr>
          <w:rFonts w:asciiTheme="minorHAnsi" w:hAnsiTheme="minorHAnsi" w:cstheme="minorHAnsi"/>
          <w:sz w:val="22"/>
          <w:szCs w:val="22"/>
        </w:rPr>
        <w:t xml:space="preserve"> including vehicle dynamics (acceleration, braking, gap between the cars) and subjective measurement that include various questionnaires. </w:t>
      </w:r>
    </w:p>
    <w:p w14:paraId="6F5F6E33" w14:textId="77777777" w:rsidR="00CE0C4A" w:rsidRPr="00D1684C" w:rsidRDefault="00CE0C4A" w:rsidP="00CE0C4A">
      <w:pPr>
        <w:bidi w:val="0"/>
        <w:spacing w:after="120"/>
        <w:jc w:val="both"/>
        <w:rPr>
          <w:rFonts w:asciiTheme="minorHAnsi" w:hAnsiTheme="minorHAnsi" w:cstheme="minorHAnsi"/>
          <w:sz w:val="22"/>
          <w:szCs w:val="22"/>
        </w:rPr>
      </w:pPr>
      <w:r w:rsidRPr="00D1684C">
        <w:rPr>
          <w:rFonts w:asciiTheme="minorHAnsi" w:hAnsiTheme="minorHAnsi" w:cstheme="minorHAnsi"/>
          <w:sz w:val="22"/>
          <w:szCs w:val="22"/>
        </w:rPr>
        <w:t xml:space="preserve">The experiment will be conducted </w:t>
      </w:r>
      <w:r>
        <w:rPr>
          <w:rFonts w:asciiTheme="minorHAnsi" w:hAnsiTheme="minorHAnsi" w:cstheme="minorHAnsi"/>
          <w:sz w:val="22"/>
          <w:szCs w:val="22"/>
        </w:rPr>
        <w:t>in the mechanical engineering department at</w:t>
      </w:r>
      <w:r w:rsidRPr="00D1684C">
        <w:rPr>
          <w:rFonts w:asciiTheme="minorHAnsi" w:hAnsiTheme="minorHAnsi" w:cstheme="minorHAnsi"/>
          <w:sz w:val="22"/>
          <w:szCs w:val="22"/>
        </w:rPr>
        <w:t xml:space="preserve"> Dr. </w:t>
      </w:r>
      <w:r>
        <w:rPr>
          <w:rFonts w:asciiTheme="minorHAnsi" w:hAnsiTheme="minorHAnsi" w:cstheme="minorHAnsi"/>
          <w:sz w:val="22"/>
          <w:szCs w:val="22"/>
        </w:rPr>
        <w:t xml:space="preserve">Shai </w:t>
      </w:r>
      <w:proofErr w:type="spellStart"/>
      <w:r w:rsidRPr="00D1684C">
        <w:rPr>
          <w:rFonts w:asciiTheme="minorHAnsi" w:hAnsiTheme="minorHAnsi" w:cstheme="minorHAnsi"/>
          <w:sz w:val="22"/>
          <w:szCs w:val="22"/>
        </w:rPr>
        <w:t>Arogeti's</w:t>
      </w:r>
      <w:proofErr w:type="spellEnd"/>
      <w:r w:rsidRPr="00D1684C">
        <w:rPr>
          <w:rFonts w:asciiTheme="minorHAnsi" w:hAnsiTheme="minorHAnsi" w:cstheme="minorHAnsi"/>
          <w:sz w:val="22"/>
          <w:szCs w:val="22"/>
        </w:rPr>
        <w:t xml:space="preserve"> lab in building 57 at BGU</w:t>
      </w:r>
      <w:r>
        <w:rPr>
          <w:rFonts w:asciiTheme="minorHAnsi" w:hAnsiTheme="minorHAnsi" w:cstheme="minorHAnsi"/>
          <w:sz w:val="22"/>
          <w:szCs w:val="22"/>
        </w:rPr>
        <w:t>.</w:t>
      </w:r>
    </w:p>
    <w:p w14:paraId="3B138321" w14:textId="77777777" w:rsidR="00CE0C4A" w:rsidRPr="00D1684C" w:rsidRDefault="00CE0C4A" w:rsidP="00CE0C4A">
      <w:pPr>
        <w:bidi w:val="0"/>
        <w:spacing w:after="120"/>
        <w:jc w:val="both"/>
        <w:rPr>
          <w:rFonts w:asciiTheme="minorHAnsi" w:hAnsiTheme="minorHAnsi" w:cstheme="minorHAnsi"/>
          <w:b/>
          <w:bCs/>
          <w:sz w:val="26"/>
          <w:szCs w:val="26"/>
        </w:rPr>
      </w:pPr>
      <w:r w:rsidRPr="00D1684C">
        <w:rPr>
          <w:rFonts w:asciiTheme="minorHAnsi" w:hAnsiTheme="minorHAnsi" w:cstheme="minorHAnsi"/>
          <w:b/>
          <w:bCs/>
          <w:sz w:val="26"/>
          <w:szCs w:val="26"/>
        </w:rPr>
        <w:t xml:space="preserve">Participants: </w:t>
      </w:r>
    </w:p>
    <w:p w14:paraId="769A5257" w14:textId="5AAD9A4A" w:rsidR="00CE0C4A" w:rsidRPr="00D1684C" w:rsidRDefault="00CE0C4A" w:rsidP="00CE0C4A">
      <w:pPr>
        <w:bidi w:val="0"/>
        <w:spacing w:after="120"/>
        <w:jc w:val="both"/>
        <w:rPr>
          <w:rFonts w:asciiTheme="minorHAnsi" w:hAnsiTheme="minorHAnsi" w:cstheme="minorHAnsi"/>
          <w:sz w:val="22"/>
          <w:szCs w:val="22"/>
        </w:rPr>
      </w:pPr>
      <w:r w:rsidRPr="00D1684C">
        <w:rPr>
          <w:rFonts w:asciiTheme="minorHAnsi" w:hAnsiTheme="minorHAnsi" w:cstheme="minorHAnsi"/>
          <w:sz w:val="22"/>
          <w:szCs w:val="22"/>
        </w:rPr>
        <w:t>The study will be carried out on approximately 1</w:t>
      </w:r>
      <w:r>
        <w:rPr>
          <w:rFonts w:asciiTheme="minorHAnsi" w:hAnsiTheme="minorHAnsi" w:cstheme="minorHAnsi"/>
          <w:sz w:val="22"/>
          <w:szCs w:val="22"/>
        </w:rPr>
        <w:t>5</w:t>
      </w:r>
      <w:r w:rsidRPr="00D1684C">
        <w:rPr>
          <w:rFonts w:asciiTheme="minorHAnsi" w:hAnsiTheme="minorHAnsi" w:cstheme="minorHAnsi"/>
          <w:sz w:val="22"/>
          <w:szCs w:val="22"/>
        </w:rPr>
        <w:t>-</w:t>
      </w:r>
      <w:r>
        <w:rPr>
          <w:rFonts w:asciiTheme="minorHAnsi" w:hAnsiTheme="minorHAnsi" w:cstheme="minorHAnsi"/>
          <w:sz w:val="22"/>
          <w:szCs w:val="22"/>
        </w:rPr>
        <w:t>20</w:t>
      </w:r>
      <w:r w:rsidRPr="00D1684C">
        <w:rPr>
          <w:rFonts w:asciiTheme="minorHAnsi" w:hAnsiTheme="minorHAnsi" w:cstheme="minorHAnsi"/>
          <w:sz w:val="22"/>
          <w:szCs w:val="22"/>
        </w:rPr>
        <w:t xml:space="preserve"> participants with </w:t>
      </w:r>
      <w:r w:rsidR="00777DCA">
        <w:rPr>
          <w:rFonts w:asciiTheme="minorHAnsi" w:hAnsiTheme="minorHAnsi" w:cstheme="minorHAnsi"/>
          <w:sz w:val="22"/>
          <w:szCs w:val="22"/>
        </w:rPr>
        <w:t xml:space="preserve">at least 5 years of </w:t>
      </w:r>
      <w:r w:rsidRPr="00D1684C">
        <w:rPr>
          <w:rFonts w:asciiTheme="minorHAnsi" w:hAnsiTheme="minorHAnsi" w:cstheme="minorHAnsi"/>
          <w:sz w:val="22"/>
          <w:szCs w:val="22"/>
        </w:rPr>
        <w:t xml:space="preserve">driving experience. </w:t>
      </w:r>
    </w:p>
    <w:p w14:paraId="1955CD24" w14:textId="69BB04EE" w:rsidR="00CE0C4A" w:rsidRPr="00D1684C" w:rsidRDefault="0071378D" w:rsidP="00CE0C4A">
      <w:pPr>
        <w:bidi w:val="0"/>
        <w:spacing w:after="120"/>
        <w:jc w:val="both"/>
        <w:rPr>
          <w:rFonts w:asciiTheme="minorHAnsi" w:hAnsiTheme="minorHAnsi" w:cstheme="minorHAnsi"/>
          <w:sz w:val="22"/>
          <w:szCs w:val="22"/>
        </w:rPr>
      </w:pPr>
      <w:bookmarkStart w:id="0" w:name="_GoBack"/>
      <w:bookmarkEnd w:id="0"/>
      <w:r>
        <w:rPr>
          <w:rFonts w:asciiTheme="minorHAnsi" w:hAnsiTheme="minorHAnsi" w:cstheme="minorHAnsi"/>
          <w:sz w:val="22"/>
          <w:szCs w:val="22"/>
        </w:rPr>
        <w:t>Based on their subjective report, participants will have normal or corrected-to-normal visual acuity of 6/9 or better</w:t>
      </w:r>
      <w:r w:rsidR="00CE0C4A" w:rsidRPr="00D1684C">
        <w:rPr>
          <w:rFonts w:asciiTheme="minorHAnsi" w:hAnsiTheme="minorHAnsi" w:cstheme="minorHAnsi"/>
          <w:sz w:val="22"/>
          <w:szCs w:val="22"/>
        </w:rPr>
        <w:t xml:space="preserve">. Participants will be recruited by word-of-mouth from amongst friends and colleagues of the experimenter. Participation in </w:t>
      </w:r>
      <w:r w:rsidR="00585C4B">
        <w:rPr>
          <w:rFonts w:asciiTheme="minorHAnsi" w:hAnsiTheme="minorHAnsi" w:cstheme="minorHAnsi"/>
          <w:sz w:val="22"/>
          <w:szCs w:val="22"/>
        </w:rPr>
        <w:t>this</w:t>
      </w:r>
      <w:r w:rsidR="00CD30BA">
        <w:rPr>
          <w:rFonts w:asciiTheme="minorHAnsi" w:hAnsiTheme="minorHAnsi" w:cstheme="minorHAnsi"/>
          <w:sz w:val="22"/>
          <w:szCs w:val="22"/>
        </w:rPr>
        <w:t>,</w:t>
      </w:r>
      <w:r w:rsidR="00585C4B">
        <w:rPr>
          <w:rFonts w:asciiTheme="minorHAnsi" w:hAnsiTheme="minorHAnsi" w:cstheme="minorHAnsi"/>
          <w:sz w:val="22"/>
          <w:szCs w:val="22"/>
        </w:rPr>
        <w:t xml:space="preserve"> </w:t>
      </w:r>
      <w:r w:rsidR="00DC3BAD">
        <w:rPr>
          <w:rFonts w:asciiTheme="minorHAnsi" w:hAnsiTheme="minorHAnsi" w:cstheme="minorHAnsi"/>
          <w:sz w:val="22"/>
          <w:szCs w:val="22"/>
        </w:rPr>
        <w:t xml:space="preserve">half to </w:t>
      </w:r>
      <w:proofErr w:type="gramStart"/>
      <w:r w:rsidR="00585C4B">
        <w:rPr>
          <w:rFonts w:asciiTheme="minorHAnsi" w:hAnsiTheme="minorHAnsi" w:cstheme="minorHAnsi"/>
          <w:sz w:val="22"/>
          <w:szCs w:val="22"/>
        </w:rPr>
        <w:t>one hour</w:t>
      </w:r>
      <w:proofErr w:type="gramEnd"/>
      <w:r w:rsidR="00585C4B">
        <w:rPr>
          <w:rFonts w:asciiTheme="minorHAnsi" w:hAnsiTheme="minorHAnsi" w:cstheme="minorHAnsi"/>
          <w:sz w:val="22"/>
          <w:szCs w:val="22"/>
        </w:rPr>
        <w:t xml:space="preserve"> long</w:t>
      </w:r>
      <w:r w:rsidR="00585C4B" w:rsidRPr="00D1684C">
        <w:rPr>
          <w:rFonts w:asciiTheme="minorHAnsi" w:hAnsiTheme="minorHAnsi" w:cstheme="minorHAnsi"/>
          <w:sz w:val="22"/>
          <w:szCs w:val="22"/>
        </w:rPr>
        <w:t xml:space="preserve"> </w:t>
      </w:r>
      <w:r w:rsidR="00CE0C4A" w:rsidRPr="00D1684C">
        <w:rPr>
          <w:rFonts w:asciiTheme="minorHAnsi" w:hAnsiTheme="minorHAnsi" w:cstheme="minorHAnsi"/>
          <w:sz w:val="22"/>
          <w:szCs w:val="22"/>
        </w:rPr>
        <w:t>study</w:t>
      </w:r>
      <w:r w:rsidR="00CD30BA">
        <w:rPr>
          <w:rFonts w:asciiTheme="minorHAnsi" w:hAnsiTheme="minorHAnsi" w:cstheme="minorHAnsi"/>
          <w:sz w:val="22"/>
          <w:szCs w:val="22"/>
        </w:rPr>
        <w:t>,</w:t>
      </w:r>
      <w:r w:rsidR="00CE0C4A" w:rsidRPr="00D1684C">
        <w:rPr>
          <w:rFonts w:asciiTheme="minorHAnsi" w:hAnsiTheme="minorHAnsi" w:cstheme="minorHAnsi"/>
          <w:sz w:val="22"/>
          <w:szCs w:val="22"/>
        </w:rPr>
        <w:t xml:space="preserve"> is voluntary and without any compensation (as is stated in the participant </w:t>
      </w:r>
      <w:r w:rsidR="004F6287">
        <w:rPr>
          <w:rFonts w:asciiTheme="minorHAnsi" w:hAnsiTheme="minorHAnsi" w:cstheme="minorHAnsi"/>
          <w:sz w:val="22"/>
          <w:szCs w:val="22"/>
        </w:rPr>
        <w:t>C</w:t>
      </w:r>
      <w:r w:rsidRPr="00D1684C">
        <w:rPr>
          <w:rFonts w:asciiTheme="minorHAnsi" w:hAnsiTheme="minorHAnsi" w:cstheme="minorHAnsi"/>
          <w:sz w:val="22"/>
          <w:szCs w:val="22"/>
        </w:rPr>
        <w:t xml:space="preserve">onsent </w:t>
      </w:r>
      <w:r w:rsidR="00CE0C4A" w:rsidRPr="00D1684C">
        <w:rPr>
          <w:rFonts w:asciiTheme="minorHAnsi" w:hAnsiTheme="minorHAnsi" w:cstheme="minorHAnsi"/>
          <w:sz w:val="22"/>
          <w:szCs w:val="22"/>
        </w:rPr>
        <w:t>form).</w:t>
      </w:r>
    </w:p>
    <w:p w14:paraId="0BABA989" w14:textId="77777777" w:rsidR="00CE0C4A" w:rsidRPr="00D1684C" w:rsidRDefault="00CE0C4A" w:rsidP="00CE0C4A">
      <w:pPr>
        <w:bidi w:val="0"/>
        <w:spacing w:after="120"/>
        <w:jc w:val="both"/>
        <w:rPr>
          <w:rFonts w:asciiTheme="minorHAnsi" w:hAnsiTheme="minorHAnsi" w:cstheme="minorHAnsi"/>
          <w:b/>
          <w:bCs/>
          <w:sz w:val="26"/>
          <w:szCs w:val="26"/>
        </w:rPr>
      </w:pPr>
      <w:r w:rsidRPr="00D1684C">
        <w:rPr>
          <w:rFonts w:asciiTheme="minorHAnsi" w:hAnsiTheme="minorHAnsi" w:cstheme="minorHAnsi"/>
          <w:b/>
          <w:bCs/>
          <w:sz w:val="26"/>
          <w:szCs w:val="26"/>
        </w:rPr>
        <w:t xml:space="preserve">Tools: </w:t>
      </w:r>
    </w:p>
    <w:p w14:paraId="53939CDF" w14:textId="4B1CAF4E" w:rsidR="00CE0C4A" w:rsidRPr="00D1684C" w:rsidRDefault="00CE0C4A" w:rsidP="00CE0C4A">
      <w:pPr>
        <w:bidi w:val="0"/>
        <w:spacing w:after="120"/>
        <w:jc w:val="both"/>
        <w:rPr>
          <w:rFonts w:asciiTheme="minorHAnsi" w:hAnsiTheme="minorHAnsi" w:cstheme="minorHAnsi"/>
          <w:sz w:val="22"/>
          <w:szCs w:val="22"/>
        </w:rPr>
      </w:pPr>
      <w:r w:rsidRPr="00D1684C">
        <w:rPr>
          <w:rFonts w:asciiTheme="minorHAnsi" w:hAnsiTheme="minorHAnsi" w:cstheme="minorHAnsi"/>
          <w:sz w:val="22"/>
          <w:szCs w:val="22"/>
        </w:rPr>
        <w:t xml:space="preserve">PC-based driving simulator: The desktop driving simulator at BGU is located at the Mechanical Engineering Department and includes curved 27" LCDs. In addition, the driving simulator </w:t>
      </w:r>
      <w:r w:rsidR="0071378D">
        <w:rPr>
          <w:rFonts w:asciiTheme="minorHAnsi" w:hAnsiTheme="minorHAnsi" w:cstheme="minorHAnsi"/>
          <w:sz w:val="22"/>
          <w:szCs w:val="22"/>
        </w:rPr>
        <w:t>consists of</w:t>
      </w:r>
      <w:r w:rsidR="0071378D" w:rsidRPr="00D1684C">
        <w:rPr>
          <w:rFonts w:asciiTheme="minorHAnsi" w:hAnsiTheme="minorHAnsi" w:cstheme="minorHAnsi"/>
          <w:sz w:val="22"/>
          <w:szCs w:val="22"/>
        </w:rPr>
        <w:t xml:space="preserve"> </w:t>
      </w:r>
      <w:r w:rsidRPr="00D1684C">
        <w:rPr>
          <w:rFonts w:asciiTheme="minorHAnsi" w:hAnsiTheme="minorHAnsi" w:cstheme="minorHAnsi"/>
          <w:sz w:val="22"/>
          <w:szCs w:val="22"/>
        </w:rPr>
        <w:t xml:space="preserve">a Logitech steering wheel and pedals (only the pedals will be used, whilst the steering wheel will help the "realistic feeling") and a gamer seat that resembles a car seat. </w:t>
      </w:r>
    </w:p>
    <w:p w14:paraId="60F60860" w14:textId="77777777" w:rsidR="00CE0C4A" w:rsidRPr="00D1684C" w:rsidRDefault="00CE0C4A" w:rsidP="00CE0C4A">
      <w:pPr>
        <w:bidi w:val="0"/>
        <w:spacing w:after="120"/>
        <w:jc w:val="both"/>
        <w:rPr>
          <w:rFonts w:asciiTheme="minorHAnsi" w:hAnsiTheme="minorHAnsi" w:cstheme="minorHAnsi"/>
          <w:sz w:val="22"/>
          <w:szCs w:val="22"/>
        </w:rPr>
      </w:pPr>
      <w:r w:rsidRPr="00D1684C">
        <w:rPr>
          <w:rFonts w:asciiTheme="minorHAnsi" w:hAnsiTheme="minorHAnsi" w:cstheme="minorHAnsi"/>
          <w:sz w:val="22"/>
          <w:szCs w:val="22"/>
        </w:rPr>
        <w:t xml:space="preserve">The driving simulation software and the virtual environments are the open-source driving simulator </w:t>
      </w:r>
      <w:proofErr w:type="spellStart"/>
      <w:r w:rsidRPr="00D1684C">
        <w:rPr>
          <w:rFonts w:asciiTheme="minorHAnsi" w:hAnsiTheme="minorHAnsi" w:cstheme="minorHAnsi"/>
          <w:sz w:val="22"/>
          <w:szCs w:val="22"/>
        </w:rPr>
        <w:t>CoppeliaSim</w:t>
      </w:r>
      <w:proofErr w:type="spellEnd"/>
      <w:r w:rsidRPr="00D1684C">
        <w:rPr>
          <w:rFonts w:asciiTheme="minorHAnsi" w:hAnsiTheme="minorHAnsi" w:cstheme="minorHAnsi"/>
          <w:sz w:val="22"/>
          <w:szCs w:val="22"/>
        </w:rPr>
        <w:t xml:space="preserve">. The map was built using MathWorks's </w:t>
      </w:r>
      <w:proofErr w:type="spellStart"/>
      <w:r w:rsidRPr="00D1684C">
        <w:rPr>
          <w:rFonts w:asciiTheme="minorHAnsi" w:hAnsiTheme="minorHAnsi" w:cstheme="minorHAnsi"/>
          <w:sz w:val="22"/>
          <w:szCs w:val="22"/>
        </w:rPr>
        <w:t>RoadRunner</w:t>
      </w:r>
      <w:proofErr w:type="spellEnd"/>
      <w:r w:rsidRPr="00D1684C">
        <w:rPr>
          <w:rFonts w:asciiTheme="minorHAnsi" w:hAnsiTheme="minorHAnsi" w:cstheme="minorHAnsi"/>
          <w:sz w:val="22"/>
          <w:szCs w:val="22"/>
        </w:rPr>
        <w:t xml:space="preserve"> (see the interface in Fig1)</w:t>
      </w:r>
    </w:p>
    <w:p w14:paraId="6BFFC358" w14:textId="396C7415" w:rsidR="00074889" w:rsidRDefault="00863CFF" w:rsidP="005E6544">
      <w:pPr>
        <w:bidi w:val="0"/>
        <w:spacing w:after="120"/>
        <w:ind w:left="360"/>
        <w:jc w:val="center"/>
        <w:rPr>
          <w:sz w:val="22"/>
          <w:szCs w:val="22"/>
        </w:rPr>
      </w:pPr>
      <w:r>
        <w:rPr>
          <w:noProof/>
          <w:sz w:val="22"/>
          <w:szCs w:val="22"/>
        </w:rPr>
        <w:lastRenderedPageBreak/>
        <w:drawing>
          <wp:inline distT="0" distB="0" distL="0" distR="0" wp14:anchorId="7424AE83" wp14:editId="3314C9B4">
            <wp:extent cx="3612729" cy="2141766"/>
            <wp:effectExtent l="0" t="7302" r="0" b="0"/>
            <wp:docPr id="12" name="תמונה 12" descr="תמונה שמכילה מקורה, ציוד, עמוס&#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תמונה 12" descr="תמונה שמכילה מקורה, ציוד, עמוס&#10;&#10;התיאור נוצר באופן אוטומט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3700502" cy="2193801"/>
                    </a:xfrm>
                    <a:prstGeom prst="rect">
                      <a:avLst/>
                    </a:prstGeom>
                    <a:noFill/>
                    <a:ln>
                      <a:noFill/>
                    </a:ln>
                  </pic:spPr>
                </pic:pic>
              </a:graphicData>
            </a:graphic>
          </wp:inline>
        </w:drawing>
      </w:r>
    </w:p>
    <w:p w14:paraId="4DF5EB39" w14:textId="55163585" w:rsidR="004A22E1" w:rsidRPr="00D1684C" w:rsidRDefault="004A22E1" w:rsidP="00074889">
      <w:pPr>
        <w:bidi w:val="0"/>
        <w:spacing w:after="120"/>
        <w:ind w:left="360"/>
        <w:jc w:val="center"/>
        <w:rPr>
          <w:rFonts w:asciiTheme="minorHAnsi" w:hAnsiTheme="minorHAnsi" w:cstheme="minorHAnsi"/>
          <w:sz w:val="20"/>
          <w:szCs w:val="20"/>
        </w:rPr>
      </w:pPr>
      <w:r w:rsidRPr="00D1684C">
        <w:rPr>
          <w:rFonts w:asciiTheme="minorHAnsi" w:hAnsiTheme="minorHAnsi" w:cstheme="minorHAnsi"/>
          <w:sz w:val="20"/>
          <w:szCs w:val="20"/>
        </w:rPr>
        <w:t>Fig1. PC-</w:t>
      </w:r>
      <w:r w:rsidR="00E93772" w:rsidRPr="00D1684C">
        <w:rPr>
          <w:rFonts w:asciiTheme="minorHAnsi" w:hAnsiTheme="minorHAnsi" w:cstheme="minorHAnsi"/>
          <w:sz w:val="20"/>
          <w:szCs w:val="20"/>
        </w:rPr>
        <w:t>based driving simulator (</w:t>
      </w:r>
      <w:proofErr w:type="spellStart"/>
      <w:r w:rsidR="00863CFF" w:rsidRPr="00D1684C">
        <w:rPr>
          <w:rFonts w:asciiTheme="minorHAnsi" w:hAnsiTheme="minorHAnsi" w:cstheme="minorHAnsi"/>
          <w:sz w:val="20"/>
          <w:szCs w:val="20"/>
        </w:rPr>
        <w:t>CoppeliaSim</w:t>
      </w:r>
      <w:proofErr w:type="spellEnd"/>
      <w:r w:rsidR="00E93772" w:rsidRPr="00D1684C">
        <w:rPr>
          <w:rFonts w:asciiTheme="minorHAnsi" w:hAnsiTheme="minorHAnsi" w:cstheme="minorHAnsi"/>
          <w:sz w:val="20"/>
          <w:szCs w:val="20"/>
        </w:rPr>
        <w:t>)</w:t>
      </w:r>
      <w:r w:rsidR="00D1684C">
        <w:rPr>
          <w:rFonts w:asciiTheme="minorHAnsi" w:hAnsiTheme="minorHAnsi" w:cstheme="minorHAnsi"/>
          <w:sz w:val="20"/>
          <w:szCs w:val="20"/>
        </w:rPr>
        <w:t xml:space="preserve"> U</w:t>
      </w:r>
      <w:r w:rsidRPr="00D1684C">
        <w:rPr>
          <w:rFonts w:asciiTheme="minorHAnsi" w:hAnsiTheme="minorHAnsi" w:cstheme="minorHAnsi"/>
          <w:sz w:val="20"/>
          <w:szCs w:val="20"/>
        </w:rPr>
        <w:t xml:space="preserve">ser </w:t>
      </w:r>
      <w:r w:rsidR="00D1684C">
        <w:rPr>
          <w:rFonts w:asciiTheme="minorHAnsi" w:hAnsiTheme="minorHAnsi" w:cstheme="minorHAnsi"/>
          <w:sz w:val="20"/>
          <w:szCs w:val="20"/>
        </w:rPr>
        <w:t>I</w:t>
      </w:r>
      <w:r w:rsidRPr="00D1684C">
        <w:rPr>
          <w:rFonts w:asciiTheme="minorHAnsi" w:hAnsiTheme="minorHAnsi" w:cstheme="minorHAnsi"/>
          <w:sz w:val="20"/>
          <w:szCs w:val="20"/>
        </w:rPr>
        <w:t>nterface</w:t>
      </w:r>
      <w:r w:rsidR="00D1684C">
        <w:rPr>
          <w:rFonts w:asciiTheme="minorHAnsi" w:hAnsiTheme="minorHAnsi" w:cstheme="minorHAnsi"/>
          <w:sz w:val="20"/>
          <w:szCs w:val="20"/>
        </w:rPr>
        <w:t xml:space="preserve"> </w:t>
      </w:r>
      <w:r w:rsidR="002B7F7E">
        <w:rPr>
          <w:rFonts w:asciiTheme="minorHAnsi" w:hAnsiTheme="minorHAnsi" w:cstheme="minorHAnsi"/>
          <w:sz w:val="20"/>
          <w:szCs w:val="20"/>
        </w:rPr>
        <w:t xml:space="preserve">                                                                                                      </w:t>
      </w:r>
      <w:r w:rsidR="00D1684C">
        <w:rPr>
          <w:rFonts w:asciiTheme="minorHAnsi" w:hAnsiTheme="minorHAnsi" w:cstheme="minorHAnsi"/>
          <w:sz w:val="20"/>
          <w:szCs w:val="20"/>
        </w:rPr>
        <w:t>&amp;</w:t>
      </w:r>
      <w:r w:rsidR="0049320A" w:rsidRPr="00D1684C">
        <w:rPr>
          <w:rFonts w:asciiTheme="minorHAnsi" w:hAnsiTheme="minorHAnsi" w:cstheme="minorHAnsi"/>
          <w:sz w:val="20"/>
          <w:szCs w:val="20"/>
        </w:rPr>
        <w:t xml:space="preserve"> Logitech steering wheel and pedals</w:t>
      </w:r>
    </w:p>
    <w:p w14:paraId="72E992BE" w14:textId="2CB62AD8" w:rsidR="00EF3335" w:rsidRDefault="00EF3335" w:rsidP="00EF3335">
      <w:pPr>
        <w:bidi w:val="0"/>
        <w:spacing w:after="120"/>
        <w:ind w:left="720"/>
        <w:jc w:val="center"/>
        <w:rPr>
          <w:sz w:val="22"/>
          <w:szCs w:val="22"/>
        </w:rPr>
      </w:pPr>
    </w:p>
    <w:p w14:paraId="5C8587E7" w14:textId="77777777" w:rsidR="00CE0C4A" w:rsidRDefault="00CE0C4A" w:rsidP="00CE0C4A">
      <w:pPr>
        <w:bidi w:val="0"/>
        <w:spacing w:after="120"/>
        <w:jc w:val="both"/>
        <w:rPr>
          <w:sz w:val="22"/>
          <w:szCs w:val="22"/>
        </w:rPr>
      </w:pPr>
      <w:r w:rsidRPr="00D1684C">
        <w:rPr>
          <w:rFonts w:asciiTheme="minorHAnsi" w:hAnsiTheme="minorHAnsi" w:cstheme="minorHAnsi"/>
          <w:b/>
          <w:bCs/>
          <w:sz w:val="26"/>
          <w:szCs w:val="26"/>
        </w:rPr>
        <w:t xml:space="preserve">Experimental </w:t>
      </w:r>
      <w:r>
        <w:rPr>
          <w:rFonts w:asciiTheme="minorHAnsi" w:hAnsiTheme="minorHAnsi" w:cstheme="minorHAnsi"/>
          <w:b/>
          <w:bCs/>
          <w:sz w:val="26"/>
          <w:szCs w:val="26"/>
        </w:rPr>
        <w:t>D</w:t>
      </w:r>
      <w:r w:rsidRPr="00D1684C">
        <w:rPr>
          <w:rFonts w:asciiTheme="minorHAnsi" w:hAnsiTheme="minorHAnsi" w:cstheme="minorHAnsi"/>
          <w:b/>
          <w:bCs/>
          <w:sz w:val="26"/>
          <w:szCs w:val="26"/>
        </w:rPr>
        <w:t>esign:</w:t>
      </w:r>
      <w:r>
        <w:rPr>
          <w:sz w:val="22"/>
          <w:szCs w:val="22"/>
        </w:rPr>
        <w:t xml:space="preserve"> </w:t>
      </w:r>
    </w:p>
    <w:p w14:paraId="09BB8409" w14:textId="77777777" w:rsidR="00CE0C4A" w:rsidRDefault="00CE0C4A" w:rsidP="00CE0C4A">
      <w:pPr>
        <w:bidi w:val="0"/>
        <w:spacing w:after="120"/>
        <w:jc w:val="both"/>
        <w:rPr>
          <w:rFonts w:asciiTheme="minorHAnsi" w:hAnsiTheme="minorHAnsi" w:cstheme="minorHAnsi"/>
          <w:sz w:val="22"/>
          <w:szCs w:val="22"/>
        </w:rPr>
      </w:pPr>
      <w:r>
        <w:rPr>
          <w:sz w:val="22"/>
          <w:szCs w:val="22"/>
        </w:rPr>
        <w:t>T</w:t>
      </w:r>
      <w:r w:rsidRPr="00D1684C">
        <w:rPr>
          <w:rFonts w:asciiTheme="minorHAnsi" w:hAnsiTheme="minorHAnsi" w:cstheme="minorHAnsi"/>
          <w:sz w:val="22"/>
          <w:szCs w:val="22"/>
        </w:rPr>
        <w:t>he proposed study will include a within-subjects design. Each participant will experience driving</w:t>
      </w:r>
      <w:r>
        <w:rPr>
          <w:rFonts w:asciiTheme="minorHAnsi" w:hAnsiTheme="minorHAnsi" w:cstheme="minorHAnsi"/>
          <w:sz w:val="22"/>
          <w:szCs w:val="22"/>
        </w:rPr>
        <w:t xml:space="preserve"> under both vehicle control algorithms in</w:t>
      </w:r>
      <w:r w:rsidRPr="00D1684C">
        <w:rPr>
          <w:rFonts w:asciiTheme="minorHAnsi" w:hAnsiTheme="minorHAnsi" w:cstheme="minorHAnsi"/>
          <w:sz w:val="22"/>
          <w:szCs w:val="22"/>
        </w:rPr>
        <w:t xml:space="preserve"> two consecutive sessions</w:t>
      </w:r>
      <w:r>
        <w:rPr>
          <w:rFonts w:asciiTheme="minorHAnsi" w:hAnsiTheme="minorHAnsi" w:cstheme="minorHAnsi"/>
          <w:sz w:val="22"/>
          <w:szCs w:val="22"/>
        </w:rPr>
        <w:t>:</w:t>
      </w:r>
      <w:r w:rsidRPr="00D1684C">
        <w:rPr>
          <w:rFonts w:asciiTheme="minorHAnsi" w:hAnsiTheme="minorHAnsi" w:cstheme="minorHAnsi"/>
          <w:sz w:val="22"/>
          <w:szCs w:val="22"/>
        </w:rPr>
        <w:t xml:space="preserve"> </w:t>
      </w:r>
    </w:p>
    <w:p w14:paraId="79C4FBF2" w14:textId="3A44EF16" w:rsidR="00CE0C4A" w:rsidRPr="00D1684C" w:rsidRDefault="00CE0C4A" w:rsidP="00CE0C4A">
      <w:pPr>
        <w:pStyle w:val="ListParagraph"/>
        <w:numPr>
          <w:ilvl w:val="0"/>
          <w:numId w:val="7"/>
        </w:numPr>
        <w:bidi w:val="0"/>
        <w:spacing w:after="120"/>
        <w:jc w:val="both"/>
        <w:rPr>
          <w:rFonts w:asciiTheme="minorHAnsi" w:hAnsiTheme="minorHAnsi" w:cstheme="minorHAnsi"/>
          <w:sz w:val="22"/>
          <w:szCs w:val="22"/>
        </w:rPr>
      </w:pPr>
      <w:r w:rsidRPr="00D1684C">
        <w:rPr>
          <w:rFonts w:asciiTheme="minorHAnsi" w:hAnsiTheme="minorHAnsi" w:cstheme="minorHAnsi"/>
          <w:sz w:val="22"/>
          <w:szCs w:val="22"/>
        </w:rPr>
        <w:t>Half of the participants will first experience the car assistant (joint control)</w:t>
      </w:r>
      <w:r>
        <w:rPr>
          <w:rFonts w:asciiTheme="minorHAnsi" w:hAnsiTheme="minorHAnsi" w:cstheme="minorHAnsi"/>
          <w:sz w:val="22"/>
          <w:szCs w:val="22"/>
        </w:rPr>
        <w:t xml:space="preserve"> driving condition</w:t>
      </w:r>
      <w:r w:rsidRPr="00D1684C">
        <w:rPr>
          <w:rFonts w:asciiTheme="minorHAnsi" w:hAnsiTheme="minorHAnsi" w:cstheme="minorHAnsi"/>
          <w:sz w:val="22"/>
          <w:szCs w:val="22"/>
        </w:rPr>
        <w:t xml:space="preserve"> </w:t>
      </w:r>
      <w:r>
        <w:rPr>
          <w:rFonts w:asciiTheme="minorHAnsi" w:hAnsiTheme="minorHAnsi" w:cstheme="minorHAnsi"/>
          <w:sz w:val="22"/>
          <w:szCs w:val="22"/>
        </w:rPr>
        <w:t>followed by</w:t>
      </w:r>
      <w:r w:rsidRPr="00D1684C">
        <w:rPr>
          <w:rFonts w:asciiTheme="minorHAnsi" w:hAnsiTheme="minorHAnsi" w:cstheme="minorHAnsi"/>
          <w:sz w:val="22"/>
          <w:szCs w:val="22"/>
        </w:rPr>
        <w:t xml:space="preserve"> the car switch </w:t>
      </w:r>
      <w:r w:rsidR="00AE480F">
        <w:rPr>
          <w:rFonts w:asciiTheme="minorHAnsi" w:hAnsiTheme="minorHAnsi" w:cstheme="minorHAnsi"/>
          <w:sz w:val="22"/>
          <w:szCs w:val="22"/>
        </w:rPr>
        <w:t>driving condition</w:t>
      </w:r>
      <w:r w:rsidR="00AE480F" w:rsidRPr="00D1684C">
        <w:rPr>
          <w:rFonts w:asciiTheme="minorHAnsi" w:hAnsiTheme="minorHAnsi" w:cstheme="minorHAnsi"/>
          <w:sz w:val="22"/>
          <w:szCs w:val="22"/>
        </w:rPr>
        <w:t xml:space="preserve"> </w:t>
      </w:r>
      <w:r w:rsidRPr="00D1684C">
        <w:rPr>
          <w:rFonts w:asciiTheme="minorHAnsi" w:hAnsiTheme="minorHAnsi" w:cstheme="minorHAnsi"/>
          <w:sz w:val="22"/>
          <w:szCs w:val="22"/>
        </w:rPr>
        <w:t xml:space="preserve">(divided into two </w:t>
      </w:r>
      <w:proofErr w:type="spellStart"/>
      <w:r w:rsidR="00895BC1">
        <w:rPr>
          <w:rFonts w:asciiTheme="minorHAnsi" w:hAnsiTheme="minorHAnsi" w:cstheme="minorHAnsi"/>
          <w:sz w:val="22"/>
          <w:szCs w:val="22"/>
        </w:rPr>
        <w:t>algorithems</w:t>
      </w:r>
      <w:proofErr w:type="spellEnd"/>
      <w:r w:rsidR="003453E9">
        <w:rPr>
          <w:rFonts w:asciiTheme="minorHAnsi" w:hAnsiTheme="minorHAnsi" w:cstheme="minorHAnsi"/>
          <w:sz w:val="22"/>
          <w:szCs w:val="22"/>
        </w:rPr>
        <w:t xml:space="preserve">, </w:t>
      </w:r>
      <w:r w:rsidR="00895BC1">
        <w:rPr>
          <w:rFonts w:asciiTheme="minorHAnsi" w:hAnsiTheme="minorHAnsi" w:cstheme="minorHAnsi"/>
          <w:sz w:val="22"/>
          <w:szCs w:val="22"/>
        </w:rPr>
        <w:t xml:space="preserve">the fast and the slow one, </w:t>
      </w:r>
      <w:r w:rsidR="002E2FEC">
        <w:rPr>
          <w:rFonts w:asciiTheme="minorHAnsi" w:hAnsiTheme="minorHAnsi" w:cstheme="minorHAnsi"/>
          <w:sz w:val="22"/>
          <w:szCs w:val="22"/>
        </w:rPr>
        <w:t>as explained above</w:t>
      </w:r>
      <w:r w:rsidRPr="00D1684C">
        <w:rPr>
          <w:rFonts w:asciiTheme="minorHAnsi" w:hAnsiTheme="minorHAnsi" w:cstheme="minorHAnsi"/>
          <w:sz w:val="22"/>
          <w:szCs w:val="22"/>
        </w:rPr>
        <w:t xml:space="preserve">). </w:t>
      </w:r>
    </w:p>
    <w:p w14:paraId="15027957" w14:textId="347CAD23" w:rsidR="00CE0C4A" w:rsidRPr="00D1684C" w:rsidRDefault="00CE0C4A" w:rsidP="00CE0C4A">
      <w:pPr>
        <w:pStyle w:val="ListParagraph"/>
        <w:numPr>
          <w:ilvl w:val="0"/>
          <w:numId w:val="7"/>
        </w:numPr>
        <w:bidi w:val="0"/>
        <w:spacing w:after="120"/>
        <w:jc w:val="both"/>
        <w:rPr>
          <w:rFonts w:asciiTheme="minorHAnsi" w:hAnsiTheme="minorHAnsi" w:cstheme="minorHAnsi"/>
          <w:sz w:val="22"/>
          <w:szCs w:val="22"/>
        </w:rPr>
      </w:pPr>
      <w:r w:rsidRPr="00D1684C">
        <w:rPr>
          <w:rFonts w:asciiTheme="minorHAnsi" w:hAnsiTheme="minorHAnsi" w:cstheme="minorHAnsi"/>
          <w:sz w:val="22"/>
          <w:szCs w:val="22"/>
        </w:rPr>
        <w:t xml:space="preserve">The other half will experience the two </w:t>
      </w:r>
      <w:r>
        <w:rPr>
          <w:rFonts w:asciiTheme="minorHAnsi" w:hAnsiTheme="minorHAnsi" w:cstheme="minorHAnsi"/>
          <w:sz w:val="22"/>
          <w:szCs w:val="22"/>
        </w:rPr>
        <w:t xml:space="preserve">driving conditions </w:t>
      </w:r>
      <w:r w:rsidRPr="00D1684C">
        <w:rPr>
          <w:rFonts w:asciiTheme="minorHAnsi" w:hAnsiTheme="minorHAnsi" w:cstheme="minorHAnsi"/>
          <w:sz w:val="22"/>
          <w:szCs w:val="22"/>
        </w:rPr>
        <w:t xml:space="preserve">in the opposite order. </w:t>
      </w:r>
    </w:p>
    <w:p w14:paraId="1AF5ACFD" w14:textId="3E99C6F1" w:rsidR="00CE0C4A" w:rsidRDefault="00CE0C4A" w:rsidP="00CE0C4A">
      <w:pPr>
        <w:bidi w:val="0"/>
        <w:spacing w:after="120"/>
        <w:jc w:val="both"/>
        <w:rPr>
          <w:rFonts w:asciiTheme="minorHAnsi" w:hAnsiTheme="minorHAnsi" w:cstheme="minorHAnsi"/>
          <w:sz w:val="22"/>
          <w:szCs w:val="22"/>
        </w:rPr>
      </w:pPr>
      <w:r w:rsidRPr="00D1684C">
        <w:rPr>
          <w:rFonts w:asciiTheme="minorHAnsi" w:hAnsiTheme="minorHAnsi" w:cstheme="minorHAnsi"/>
          <w:sz w:val="22"/>
          <w:szCs w:val="22"/>
        </w:rPr>
        <w:t xml:space="preserve">In each session, drivers will be asked </w:t>
      </w:r>
      <w:r w:rsidR="00AE480F">
        <w:rPr>
          <w:rFonts w:asciiTheme="minorHAnsi" w:hAnsiTheme="minorHAnsi" w:cstheme="minorHAnsi"/>
          <w:sz w:val="22"/>
          <w:szCs w:val="22"/>
        </w:rPr>
        <w:t xml:space="preserve">to </w:t>
      </w:r>
      <w:r>
        <w:rPr>
          <w:rFonts w:asciiTheme="minorHAnsi" w:hAnsiTheme="minorHAnsi" w:cstheme="minorHAnsi"/>
          <w:sz w:val="22"/>
          <w:szCs w:val="22"/>
        </w:rPr>
        <w:t xml:space="preserve">keep driving in the platoon under autonomous </w:t>
      </w:r>
      <w:r w:rsidR="00585C4B">
        <w:rPr>
          <w:rFonts w:asciiTheme="minorHAnsi" w:hAnsiTheme="minorHAnsi" w:cstheme="minorHAnsi"/>
          <w:sz w:val="22"/>
          <w:szCs w:val="22"/>
        </w:rPr>
        <w:t>until</w:t>
      </w:r>
      <w:r w:rsidRPr="00D1684C">
        <w:rPr>
          <w:rFonts w:asciiTheme="minorHAnsi" w:hAnsiTheme="minorHAnsi" w:cstheme="minorHAnsi"/>
          <w:sz w:val="22"/>
          <w:szCs w:val="22"/>
        </w:rPr>
        <w:t xml:space="preserve"> they feel they have fully acclimatized to the driving environment and </w:t>
      </w:r>
      <w:r w:rsidR="00585C4B">
        <w:rPr>
          <w:rFonts w:asciiTheme="minorHAnsi" w:hAnsiTheme="minorHAnsi" w:cstheme="minorHAnsi"/>
          <w:sz w:val="22"/>
          <w:szCs w:val="22"/>
        </w:rPr>
        <w:t>can</w:t>
      </w:r>
      <w:r w:rsidR="00AE480F">
        <w:rPr>
          <w:rFonts w:asciiTheme="minorHAnsi" w:hAnsiTheme="minorHAnsi" w:cstheme="minorHAnsi"/>
          <w:sz w:val="22"/>
          <w:szCs w:val="22"/>
        </w:rPr>
        <w:t xml:space="preserve"> track a car in front </w:t>
      </w:r>
      <w:r w:rsidR="00585C4B">
        <w:rPr>
          <w:rFonts w:asciiTheme="minorHAnsi" w:hAnsiTheme="minorHAnsi" w:cstheme="minorHAnsi"/>
          <w:sz w:val="22"/>
          <w:szCs w:val="22"/>
        </w:rPr>
        <w:t xml:space="preserve"> </w:t>
      </w:r>
      <w:r w:rsidR="00AE480F">
        <w:rPr>
          <w:rFonts w:asciiTheme="minorHAnsi" w:hAnsiTheme="minorHAnsi" w:cstheme="minorHAnsi"/>
          <w:sz w:val="22"/>
          <w:szCs w:val="22"/>
        </w:rPr>
        <w:t xml:space="preserve">approximately </w:t>
      </w:r>
      <w:r w:rsidR="00585C4B">
        <w:rPr>
          <w:rFonts w:asciiTheme="minorHAnsi" w:hAnsiTheme="minorHAnsi" w:cstheme="minorHAnsi"/>
          <w:sz w:val="22"/>
          <w:szCs w:val="22"/>
        </w:rPr>
        <w:t xml:space="preserve"> at a constant time</w:t>
      </w:r>
      <w:r w:rsidR="00AE480F">
        <w:rPr>
          <w:rFonts w:asciiTheme="minorHAnsi" w:hAnsiTheme="minorHAnsi" w:cstheme="minorHAnsi"/>
          <w:sz w:val="22"/>
          <w:szCs w:val="22"/>
        </w:rPr>
        <w:t xml:space="preserve"> </w:t>
      </w:r>
      <w:r w:rsidR="00585C4B">
        <w:rPr>
          <w:rFonts w:asciiTheme="minorHAnsi" w:hAnsiTheme="minorHAnsi" w:cstheme="minorHAnsi"/>
          <w:sz w:val="22"/>
          <w:szCs w:val="22"/>
        </w:rPr>
        <w:t>headway</w:t>
      </w:r>
      <w:r w:rsidRPr="00D1684C">
        <w:rPr>
          <w:rFonts w:asciiTheme="minorHAnsi" w:hAnsiTheme="minorHAnsi" w:cstheme="minorHAnsi"/>
          <w:sz w:val="22"/>
          <w:szCs w:val="22"/>
        </w:rPr>
        <w:t xml:space="preserve">. </w:t>
      </w:r>
    </w:p>
    <w:p w14:paraId="612DBFCC" w14:textId="70CD18C2" w:rsidR="00CE0C4A" w:rsidRDefault="00CE0C4A" w:rsidP="00AE480F">
      <w:pPr>
        <w:bidi w:val="0"/>
        <w:spacing w:after="120"/>
        <w:jc w:val="both"/>
        <w:rPr>
          <w:rFonts w:asciiTheme="minorHAnsi" w:hAnsiTheme="minorHAnsi" w:cstheme="minorHAnsi"/>
          <w:sz w:val="22"/>
          <w:szCs w:val="22"/>
        </w:rPr>
      </w:pPr>
      <w:r w:rsidRPr="00D1684C">
        <w:rPr>
          <w:rFonts w:asciiTheme="minorHAnsi" w:hAnsiTheme="minorHAnsi" w:cstheme="minorHAnsi"/>
          <w:sz w:val="22"/>
          <w:szCs w:val="22"/>
        </w:rPr>
        <w:t>Then, after notifying the experimenter</w:t>
      </w:r>
      <w:r>
        <w:rPr>
          <w:rFonts w:asciiTheme="minorHAnsi" w:hAnsiTheme="minorHAnsi" w:cstheme="minorHAnsi"/>
          <w:sz w:val="22"/>
          <w:szCs w:val="22"/>
        </w:rPr>
        <w:t xml:space="preserve"> that they are comfortable to proceed</w:t>
      </w:r>
      <w:r w:rsidRPr="00D1684C">
        <w:rPr>
          <w:rFonts w:asciiTheme="minorHAnsi" w:hAnsiTheme="minorHAnsi" w:cstheme="minorHAnsi"/>
          <w:sz w:val="22"/>
          <w:szCs w:val="22"/>
        </w:rPr>
        <w:t xml:space="preserve">, </w:t>
      </w:r>
      <w:r w:rsidR="00AE480F">
        <w:rPr>
          <w:rFonts w:asciiTheme="minorHAnsi" w:hAnsiTheme="minorHAnsi" w:cstheme="minorHAnsi"/>
          <w:sz w:val="22"/>
          <w:szCs w:val="22"/>
        </w:rPr>
        <w:t xml:space="preserve">the experimenter will start the simulation </w:t>
      </w:r>
      <w:r w:rsidR="00585C4B">
        <w:rPr>
          <w:rFonts w:asciiTheme="minorHAnsi" w:hAnsiTheme="minorHAnsi" w:cstheme="minorHAnsi"/>
          <w:sz w:val="22"/>
          <w:szCs w:val="22"/>
        </w:rPr>
        <w:t>where the car will be</w:t>
      </w:r>
      <w:r w:rsidR="00AE480F">
        <w:rPr>
          <w:rFonts w:asciiTheme="minorHAnsi" w:hAnsiTheme="minorHAnsi" w:cstheme="minorHAnsi"/>
          <w:sz w:val="22"/>
          <w:szCs w:val="22"/>
        </w:rPr>
        <w:t xml:space="preserve"> </w:t>
      </w:r>
      <w:r w:rsidR="00895BC1">
        <w:rPr>
          <w:rFonts w:asciiTheme="minorHAnsi" w:hAnsiTheme="minorHAnsi" w:cstheme="minorHAnsi"/>
          <w:sz w:val="22"/>
          <w:szCs w:val="22"/>
        </w:rPr>
        <w:t>a</w:t>
      </w:r>
      <w:r w:rsidR="00AE480F">
        <w:rPr>
          <w:rFonts w:asciiTheme="minorHAnsi" w:hAnsiTheme="minorHAnsi" w:cstheme="minorHAnsi"/>
          <w:sz w:val="22"/>
          <w:szCs w:val="22"/>
        </w:rPr>
        <w:t xml:space="preserve"> part of a</w:t>
      </w:r>
      <w:r w:rsidR="00585C4B">
        <w:rPr>
          <w:rFonts w:asciiTheme="minorHAnsi" w:hAnsiTheme="minorHAnsi" w:cstheme="minorHAnsi"/>
          <w:sz w:val="22"/>
          <w:szCs w:val="22"/>
        </w:rPr>
        <w:t>n</w:t>
      </w:r>
      <w:r w:rsidR="00AE480F">
        <w:rPr>
          <w:rFonts w:asciiTheme="minorHAnsi" w:hAnsiTheme="minorHAnsi" w:cstheme="minorHAnsi"/>
          <w:sz w:val="22"/>
          <w:szCs w:val="22"/>
        </w:rPr>
        <w:t xml:space="preserve"> autonomous platoon. After a few seconds</w:t>
      </w:r>
      <w:r w:rsidR="00585C4B">
        <w:rPr>
          <w:rFonts w:asciiTheme="minorHAnsi" w:hAnsiTheme="minorHAnsi" w:cstheme="minorHAnsi"/>
          <w:sz w:val="22"/>
          <w:szCs w:val="22"/>
        </w:rPr>
        <w:t>,</w:t>
      </w:r>
      <w:r w:rsidR="00AE480F">
        <w:rPr>
          <w:rFonts w:asciiTheme="minorHAnsi" w:hAnsiTheme="minorHAnsi" w:cstheme="minorHAnsi"/>
          <w:sz w:val="22"/>
          <w:szCs w:val="22"/>
        </w:rPr>
        <w:t xml:space="preserve"> the </w:t>
      </w:r>
      <w:r w:rsidRPr="00D1684C">
        <w:rPr>
          <w:rFonts w:asciiTheme="minorHAnsi" w:hAnsiTheme="minorHAnsi" w:cstheme="minorHAnsi"/>
          <w:sz w:val="22"/>
          <w:szCs w:val="22"/>
        </w:rPr>
        <w:t>participants will be asked to switch to manual driving</w:t>
      </w:r>
      <w:r>
        <w:rPr>
          <w:rFonts w:asciiTheme="minorHAnsi" w:hAnsiTheme="minorHAnsi" w:cstheme="minorHAnsi"/>
          <w:sz w:val="22"/>
          <w:szCs w:val="22"/>
        </w:rPr>
        <w:t xml:space="preserve"> mode</w:t>
      </w:r>
      <w:r w:rsidRPr="00D1684C">
        <w:rPr>
          <w:rFonts w:asciiTheme="minorHAnsi" w:hAnsiTheme="minorHAnsi" w:cstheme="minorHAnsi"/>
          <w:sz w:val="22"/>
          <w:szCs w:val="22"/>
        </w:rPr>
        <w:t xml:space="preserve"> and complete </w:t>
      </w:r>
      <w:r w:rsidR="00AE480F" w:rsidRPr="00D1684C">
        <w:rPr>
          <w:rFonts w:asciiTheme="minorHAnsi" w:hAnsiTheme="minorHAnsi" w:cstheme="minorHAnsi"/>
          <w:sz w:val="22"/>
          <w:szCs w:val="22"/>
        </w:rPr>
        <w:t>one or two</w:t>
      </w:r>
      <w:r w:rsidR="00585C4B">
        <w:rPr>
          <w:rFonts w:asciiTheme="minorHAnsi" w:hAnsiTheme="minorHAnsi" w:cstheme="minorHAnsi"/>
          <w:sz w:val="22"/>
          <w:szCs w:val="22"/>
        </w:rPr>
        <w:t xml:space="preserve"> </w:t>
      </w:r>
      <w:r w:rsidR="00AE480F" w:rsidRPr="00D1684C">
        <w:rPr>
          <w:rFonts w:asciiTheme="minorHAnsi" w:hAnsiTheme="minorHAnsi" w:cstheme="minorHAnsi"/>
          <w:sz w:val="22"/>
          <w:szCs w:val="22"/>
        </w:rPr>
        <w:t>minutes</w:t>
      </w:r>
      <w:r w:rsidRPr="00D1684C">
        <w:rPr>
          <w:rFonts w:asciiTheme="minorHAnsi" w:hAnsiTheme="minorHAnsi" w:cstheme="minorHAnsi"/>
          <w:sz w:val="22"/>
          <w:szCs w:val="22"/>
        </w:rPr>
        <w:t xml:space="preserve"> </w:t>
      </w:r>
      <w:r w:rsidR="00AE480F">
        <w:rPr>
          <w:rFonts w:asciiTheme="minorHAnsi" w:hAnsiTheme="minorHAnsi" w:cstheme="minorHAnsi"/>
          <w:sz w:val="22"/>
          <w:szCs w:val="22"/>
        </w:rPr>
        <w:t>driving manually.</w:t>
      </w:r>
      <w:r w:rsidRPr="00D1684C">
        <w:rPr>
          <w:rFonts w:asciiTheme="minorHAnsi" w:hAnsiTheme="minorHAnsi" w:cstheme="minorHAnsi"/>
          <w:sz w:val="22"/>
          <w:szCs w:val="22"/>
        </w:rPr>
        <w:t xml:space="preserve"> </w:t>
      </w:r>
      <w:r w:rsidR="00895BC1">
        <w:rPr>
          <w:rFonts w:asciiTheme="minorHAnsi" w:hAnsiTheme="minorHAnsi" w:cstheme="minorHAnsi"/>
          <w:sz w:val="22"/>
          <w:szCs w:val="22"/>
        </w:rPr>
        <w:t xml:space="preserve">This will </w:t>
      </w:r>
      <w:proofErr w:type="spellStart"/>
      <w:r w:rsidR="00895BC1">
        <w:rPr>
          <w:rFonts w:asciiTheme="minorHAnsi" w:hAnsiTheme="minorHAnsi" w:cstheme="minorHAnsi"/>
          <w:sz w:val="22"/>
          <w:szCs w:val="22"/>
        </w:rPr>
        <w:t>repit</w:t>
      </w:r>
      <w:proofErr w:type="spellEnd"/>
      <w:r w:rsidR="00895BC1">
        <w:rPr>
          <w:rFonts w:asciiTheme="minorHAnsi" w:hAnsiTheme="minorHAnsi" w:cstheme="minorHAnsi"/>
          <w:sz w:val="22"/>
          <w:szCs w:val="22"/>
        </w:rPr>
        <w:t xml:space="preserve"> itself 2-3 times for each </w:t>
      </w:r>
      <w:proofErr w:type="spellStart"/>
      <w:r w:rsidR="00895BC1">
        <w:rPr>
          <w:rFonts w:asciiTheme="minorHAnsi" w:hAnsiTheme="minorHAnsi" w:cstheme="minorHAnsi"/>
          <w:sz w:val="22"/>
          <w:szCs w:val="22"/>
        </w:rPr>
        <w:t>algorithem</w:t>
      </w:r>
      <w:proofErr w:type="spellEnd"/>
      <w:r w:rsidR="00895BC1">
        <w:rPr>
          <w:rFonts w:asciiTheme="minorHAnsi" w:hAnsiTheme="minorHAnsi" w:cstheme="minorHAnsi"/>
          <w:sz w:val="22"/>
          <w:szCs w:val="22"/>
        </w:rPr>
        <w:t xml:space="preserve"> (therefore the simulation will run 6-9 times in </w:t>
      </w:r>
      <w:proofErr w:type="spellStart"/>
      <w:r w:rsidR="00895BC1">
        <w:rPr>
          <w:rFonts w:asciiTheme="minorHAnsi" w:hAnsiTheme="minorHAnsi" w:cstheme="minorHAnsi"/>
          <w:sz w:val="22"/>
          <w:szCs w:val="22"/>
        </w:rPr>
        <w:t>totle</w:t>
      </w:r>
      <w:proofErr w:type="spellEnd"/>
      <w:r w:rsidR="00895BC1">
        <w:rPr>
          <w:rFonts w:asciiTheme="minorHAnsi" w:hAnsiTheme="minorHAnsi" w:cstheme="minorHAnsi"/>
          <w:sz w:val="22"/>
          <w:szCs w:val="22"/>
        </w:rPr>
        <w:t xml:space="preserve"> without the training run). When the </w:t>
      </w:r>
      <w:proofErr w:type="spellStart"/>
      <w:r w:rsidR="00895BC1">
        <w:rPr>
          <w:rFonts w:asciiTheme="minorHAnsi" w:hAnsiTheme="minorHAnsi" w:cstheme="minorHAnsi"/>
          <w:sz w:val="22"/>
          <w:szCs w:val="22"/>
        </w:rPr>
        <w:t>simuation</w:t>
      </w:r>
      <w:proofErr w:type="spellEnd"/>
      <w:r w:rsidR="00895BC1">
        <w:rPr>
          <w:rFonts w:asciiTheme="minorHAnsi" w:hAnsiTheme="minorHAnsi" w:cstheme="minorHAnsi"/>
          <w:sz w:val="22"/>
          <w:szCs w:val="22"/>
        </w:rPr>
        <w:t xml:space="preserve"> will rub the acceleration, velocity and gap (change in gap and etc) will be recorded.  </w:t>
      </w:r>
    </w:p>
    <w:p w14:paraId="7FF7EFBF" w14:textId="4AC1F55F" w:rsidR="00CE0C4A" w:rsidRPr="00D1684C" w:rsidRDefault="00CE0C4A" w:rsidP="00585C4B">
      <w:pPr>
        <w:bidi w:val="0"/>
        <w:spacing w:after="120"/>
        <w:jc w:val="both"/>
        <w:rPr>
          <w:rFonts w:asciiTheme="minorHAnsi" w:hAnsiTheme="minorHAnsi" w:cstheme="minorHAnsi"/>
          <w:b/>
          <w:bCs/>
          <w:sz w:val="22"/>
          <w:szCs w:val="22"/>
        </w:rPr>
      </w:pPr>
      <w:r w:rsidRPr="00D1684C">
        <w:rPr>
          <w:rFonts w:asciiTheme="minorHAnsi" w:hAnsiTheme="minorHAnsi" w:cstheme="minorHAnsi"/>
          <w:sz w:val="22"/>
          <w:szCs w:val="22"/>
        </w:rPr>
        <w:t xml:space="preserve">After </w:t>
      </w:r>
      <w:r w:rsidR="00AE480F">
        <w:rPr>
          <w:rFonts w:asciiTheme="minorHAnsi" w:hAnsiTheme="minorHAnsi" w:cstheme="minorHAnsi"/>
          <w:sz w:val="22"/>
          <w:szCs w:val="22"/>
        </w:rPr>
        <w:t>the</w:t>
      </w:r>
      <w:r w:rsidRPr="00D1684C">
        <w:rPr>
          <w:rFonts w:asciiTheme="minorHAnsi" w:hAnsiTheme="minorHAnsi" w:cstheme="minorHAnsi"/>
          <w:sz w:val="22"/>
          <w:szCs w:val="22"/>
        </w:rPr>
        <w:t xml:space="preserve"> </w:t>
      </w:r>
      <w:r w:rsidR="00AE480F">
        <w:rPr>
          <w:rFonts w:asciiTheme="minorHAnsi" w:hAnsiTheme="minorHAnsi" w:cstheme="minorHAnsi"/>
          <w:sz w:val="22"/>
          <w:szCs w:val="22"/>
        </w:rPr>
        <w:t>4</w:t>
      </w:r>
      <w:r w:rsidR="00585C4B" w:rsidRPr="008A3A93">
        <w:rPr>
          <w:rFonts w:asciiTheme="minorHAnsi" w:hAnsiTheme="minorHAnsi" w:cstheme="minorHAnsi"/>
          <w:sz w:val="22"/>
          <w:szCs w:val="22"/>
          <w:vertAlign w:val="superscript"/>
        </w:rPr>
        <w:t>th</w:t>
      </w:r>
      <w:r w:rsidR="00585C4B">
        <w:rPr>
          <w:rFonts w:asciiTheme="minorHAnsi" w:hAnsiTheme="minorHAnsi" w:cstheme="minorHAnsi"/>
          <w:sz w:val="22"/>
          <w:szCs w:val="22"/>
        </w:rPr>
        <w:t xml:space="preserve"> </w:t>
      </w:r>
      <w:r w:rsidRPr="00D1684C">
        <w:rPr>
          <w:rFonts w:asciiTheme="minorHAnsi" w:hAnsiTheme="minorHAnsi" w:cstheme="minorHAnsi"/>
          <w:sz w:val="22"/>
          <w:szCs w:val="22"/>
        </w:rPr>
        <w:t>session</w:t>
      </w:r>
      <w:r w:rsidR="00AE480F">
        <w:rPr>
          <w:rFonts w:asciiTheme="minorHAnsi" w:hAnsiTheme="minorHAnsi" w:cstheme="minorHAnsi"/>
          <w:sz w:val="22"/>
          <w:szCs w:val="22"/>
        </w:rPr>
        <w:t xml:space="preserve"> ( [1]. training [2] first method, [3]</w:t>
      </w:r>
      <w:r w:rsidR="00895BC1">
        <w:rPr>
          <w:rFonts w:asciiTheme="minorHAnsi" w:hAnsiTheme="minorHAnsi" w:cstheme="minorHAnsi"/>
          <w:sz w:val="22"/>
          <w:szCs w:val="22"/>
        </w:rPr>
        <w:t xml:space="preserve"> </w:t>
      </w:r>
      <w:r w:rsidR="00AE480F">
        <w:rPr>
          <w:rFonts w:asciiTheme="minorHAnsi" w:hAnsiTheme="minorHAnsi" w:cstheme="minorHAnsi"/>
          <w:sz w:val="22"/>
          <w:szCs w:val="22"/>
        </w:rPr>
        <w:t>2</w:t>
      </w:r>
      <w:r w:rsidR="00AE480F" w:rsidRPr="00AE480F">
        <w:rPr>
          <w:rFonts w:asciiTheme="minorHAnsi" w:hAnsiTheme="minorHAnsi" w:cstheme="minorHAnsi"/>
          <w:sz w:val="22"/>
          <w:szCs w:val="22"/>
          <w:vertAlign w:val="superscript"/>
        </w:rPr>
        <w:t>nd</w:t>
      </w:r>
      <w:r w:rsidR="00AE480F">
        <w:rPr>
          <w:rFonts w:asciiTheme="minorHAnsi" w:hAnsiTheme="minorHAnsi" w:cstheme="minorHAnsi"/>
          <w:sz w:val="22"/>
          <w:szCs w:val="22"/>
        </w:rPr>
        <w:t xml:space="preserve"> method- fast one,[4] 2</w:t>
      </w:r>
      <w:r w:rsidR="00AE480F" w:rsidRPr="00AE480F">
        <w:rPr>
          <w:rFonts w:asciiTheme="minorHAnsi" w:hAnsiTheme="minorHAnsi" w:cstheme="minorHAnsi"/>
          <w:sz w:val="22"/>
          <w:szCs w:val="22"/>
          <w:vertAlign w:val="superscript"/>
        </w:rPr>
        <w:t>nd</w:t>
      </w:r>
      <w:r w:rsidR="00AE480F">
        <w:rPr>
          <w:rFonts w:asciiTheme="minorHAnsi" w:hAnsiTheme="minorHAnsi" w:cstheme="minorHAnsi"/>
          <w:sz w:val="22"/>
          <w:szCs w:val="22"/>
        </w:rPr>
        <w:t xml:space="preserve"> method- slow </w:t>
      </w:r>
      <w:r w:rsidR="008A3A93">
        <w:rPr>
          <w:rFonts w:asciiTheme="minorHAnsi" w:hAnsiTheme="minorHAnsi" w:cstheme="minorHAnsi"/>
          <w:sz w:val="22"/>
          <w:szCs w:val="22"/>
        </w:rPr>
        <w:t>method</w:t>
      </w:r>
      <w:r w:rsidR="00AE480F">
        <w:rPr>
          <w:rFonts w:asciiTheme="minorHAnsi" w:hAnsiTheme="minorHAnsi" w:cstheme="minorHAnsi"/>
          <w:sz w:val="22"/>
          <w:szCs w:val="22"/>
        </w:rPr>
        <w:t>)</w:t>
      </w:r>
      <w:r>
        <w:rPr>
          <w:rFonts w:asciiTheme="minorHAnsi" w:hAnsiTheme="minorHAnsi" w:cstheme="minorHAnsi"/>
          <w:sz w:val="22"/>
          <w:szCs w:val="22"/>
        </w:rPr>
        <w:t>,</w:t>
      </w:r>
      <w:r w:rsidRPr="00D1684C">
        <w:rPr>
          <w:rFonts w:asciiTheme="minorHAnsi" w:hAnsiTheme="minorHAnsi" w:cstheme="minorHAnsi"/>
          <w:sz w:val="22"/>
          <w:szCs w:val="22"/>
        </w:rPr>
        <w:t xml:space="preserve"> participants will be asked to complete a questionnaire about the</w:t>
      </w:r>
      <w:r>
        <w:rPr>
          <w:rFonts w:asciiTheme="minorHAnsi" w:hAnsiTheme="minorHAnsi" w:cstheme="minorHAnsi"/>
          <w:sz w:val="22"/>
          <w:szCs w:val="22"/>
        </w:rPr>
        <w:t>ir</w:t>
      </w:r>
      <w:r w:rsidRPr="00D1684C">
        <w:rPr>
          <w:rFonts w:asciiTheme="minorHAnsi" w:hAnsiTheme="minorHAnsi" w:cstheme="minorHAnsi"/>
          <w:sz w:val="22"/>
          <w:szCs w:val="22"/>
        </w:rPr>
        <w:t xml:space="preserve"> feeling</w:t>
      </w:r>
      <w:r>
        <w:rPr>
          <w:rFonts w:asciiTheme="minorHAnsi" w:hAnsiTheme="minorHAnsi" w:cstheme="minorHAnsi"/>
          <w:sz w:val="22"/>
          <w:szCs w:val="22"/>
        </w:rPr>
        <w:t>s</w:t>
      </w:r>
      <w:r w:rsidRPr="00D1684C">
        <w:rPr>
          <w:rFonts w:asciiTheme="minorHAnsi" w:hAnsiTheme="minorHAnsi" w:cstheme="minorHAnsi"/>
          <w:sz w:val="22"/>
          <w:szCs w:val="22"/>
        </w:rPr>
        <w:t xml:space="preserve"> and confidence towards the driving. During each session</w:t>
      </w:r>
      <w:r w:rsidR="00585C4B">
        <w:rPr>
          <w:rFonts w:asciiTheme="minorHAnsi" w:hAnsiTheme="minorHAnsi" w:cstheme="minorHAnsi"/>
          <w:sz w:val="22"/>
          <w:szCs w:val="22"/>
        </w:rPr>
        <w:t>,</w:t>
      </w:r>
      <w:r w:rsidRPr="00D1684C">
        <w:rPr>
          <w:rFonts w:asciiTheme="minorHAnsi" w:hAnsiTheme="minorHAnsi" w:cstheme="minorHAnsi"/>
          <w:sz w:val="22"/>
          <w:szCs w:val="22"/>
        </w:rPr>
        <w:t xml:space="preserve"> vehicle dynamics data will be recorded for each participant. Th</w:t>
      </w:r>
      <w:r>
        <w:rPr>
          <w:rFonts w:asciiTheme="minorHAnsi" w:hAnsiTheme="minorHAnsi" w:cstheme="minorHAnsi"/>
          <w:sz w:val="22"/>
          <w:szCs w:val="22"/>
        </w:rPr>
        <w:t xml:space="preserve">is </w:t>
      </w:r>
      <w:r w:rsidRPr="00D1684C">
        <w:rPr>
          <w:rFonts w:asciiTheme="minorHAnsi" w:hAnsiTheme="minorHAnsi" w:cstheme="minorHAnsi"/>
          <w:sz w:val="22"/>
          <w:szCs w:val="22"/>
        </w:rPr>
        <w:t>data include</w:t>
      </w:r>
      <w:r>
        <w:rPr>
          <w:rFonts w:asciiTheme="minorHAnsi" w:hAnsiTheme="minorHAnsi" w:cstheme="minorHAnsi"/>
          <w:sz w:val="22"/>
          <w:szCs w:val="22"/>
        </w:rPr>
        <w:t>s</w:t>
      </w:r>
      <w:r w:rsidRPr="00D1684C">
        <w:rPr>
          <w:rFonts w:asciiTheme="minorHAnsi" w:hAnsiTheme="minorHAnsi" w:cstheme="minorHAnsi"/>
          <w:sz w:val="22"/>
          <w:szCs w:val="22"/>
        </w:rPr>
        <w:t xml:space="preserve"> velocity, acceleration, braking</w:t>
      </w:r>
      <w:r w:rsidR="00585C4B">
        <w:rPr>
          <w:rFonts w:asciiTheme="minorHAnsi" w:hAnsiTheme="minorHAnsi" w:cstheme="minorHAnsi"/>
          <w:sz w:val="22"/>
          <w:szCs w:val="22"/>
        </w:rPr>
        <w:t>,</w:t>
      </w:r>
      <w:r w:rsidRPr="00D1684C">
        <w:rPr>
          <w:rFonts w:asciiTheme="minorHAnsi" w:hAnsiTheme="minorHAnsi" w:cstheme="minorHAnsi"/>
          <w:sz w:val="22"/>
          <w:szCs w:val="22"/>
        </w:rPr>
        <w:t xml:space="preserve"> and</w:t>
      </w:r>
      <w:r w:rsidR="00585C4B">
        <w:rPr>
          <w:rFonts w:asciiTheme="minorHAnsi" w:hAnsiTheme="minorHAnsi" w:cstheme="minorHAnsi"/>
          <w:sz w:val="22"/>
          <w:szCs w:val="22"/>
        </w:rPr>
        <w:t xml:space="preserve"> time (and distance) headway</w:t>
      </w:r>
      <w:r w:rsidRPr="00D1684C">
        <w:rPr>
          <w:rFonts w:asciiTheme="minorHAnsi" w:hAnsiTheme="minorHAnsi" w:cstheme="minorHAnsi"/>
          <w:sz w:val="22"/>
          <w:szCs w:val="22"/>
        </w:rPr>
        <w:t xml:space="preserve"> between the</w:t>
      </w:r>
      <w:r w:rsidR="00585C4B">
        <w:rPr>
          <w:rFonts w:asciiTheme="minorHAnsi" w:hAnsiTheme="minorHAnsi" w:cstheme="minorHAnsi"/>
          <w:sz w:val="22"/>
          <w:szCs w:val="22"/>
        </w:rPr>
        <w:t xml:space="preserve"> participant's vehicle and the lead vehicle</w:t>
      </w:r>
      <w:r w:rsidRPr="00D1684C">
        <w:rPr>
          <w:rFonts w:asciiTheme="minorHAnsi" w:hAnsiTheme="minorHAnsi" w:cstheme="minorHAnsi"/>
          <w:sz w:val="22"/>
          <w:szCs w:val="22"/>
        </w:rPr>
        <w:t>.</w:t>
      </w:r>
    </w:p>
    <w:p w14:paraId="65B578CE" w14:textId="47F7F071" w:rsidR="008A3A93" w:rsidRDefault="008A3A93">
      <w:pPr>
        <w:bidi w:val="0"/>
        <w:spacing w:after="0"/>
        <w:rPr>
          <w:sz w:val="22"/>
          <w:szCs w:val="22"/>
        </w:rPr>
      </w:pPr>
      <w:r>
        <w:rPr>
          <w:sz w:val="22"/>
          <w:szCs w:val="22"/>
        </w:rPr>
        <w:br w:type="page"/>
      </w:r>
    </w:p>
    <w:p w14:paraId="7DE871F1" w14:textId="77777777" w:rsidR="00CE0C4A" w:rsidRPr="00D1684C" w:rsidRDefault="00CE0C4A" w:rsidP="00CE0C4A">
      <w:pPr>
        <w:bidi w:val="0"/>
        <w:spacing w:after="120"/>
        <w:jc w:val="both"/>
        <w:rPr>
          <w:rFonts w:asciiTheme="minorHAnsi" w:hAnsiTheme="minorHAnsi" w:cstheme="minorHAnsi"/>
          <w:b/>
          <w:bCs/>
          <w:sz w:val="26"/>
          <w:szCs w:val="26"/>
        </w:rPr>
      </w:pPr>
      <w:r w:rsidRPr="00D1684C">
        <w:rPr>
          <w:rFonts w:asciiTheme="minorHAnsi" w:hAnsiTheme="minorHAnsi" w:cstheme="minorHAnsi"/>
          <w:b/>
          <w:bCs/>
          <w:sz w:val="26"/>
          <w:szCs w:val="26"/>
        </w:rPr>
        <w:lastRenderedPageBreak/>
        <w:t>Procedure:</w:t>
      </w:r>
    </w:p>
    <w:p w14:paraId="59681519" w14:textId="25782CEE" w:rsidR="00CE0C4A" w:rsidRDefault="00CE0C4A" w:rsidP="00CE0C4A">
      <w:pPr>
        <w:pStyle w:val="ListParagraph"/>
        <w:numPr>
          <w:ilvl w:val="0"/>
          <w:numId w:val="8"/>
        </w:numPr>
        <w:bidi w:val="0"/>
        <w:spacing w:after="120"/>
        <w:jc w:val="both"/>
        <w:rPr>
          <w:rFonts w:asciiTheme="minorHAnsi" w:hAnsiTheme="minorHAnsi" w:cstheme="minorHAnsi"/>
          <w:sz w:val="22"/>
          <w:szCs w:val="22"/>
        </w:rPr>
      </w:pPr>
      <w:r w:rsidRPr="00F21C86">
        <w:rPr>
          <w:rFonts w:asciiTheme="minorHAnsi" w:hAnsiTheme="minorHAnsi" w:cstheme="minorHAnsi"/>
          <w:sz w:val="22"/>
          <w:szCs w:val="22"/>
        </w:rPr>
        <w:t>When the participant arrives at the lab</w:t>
      </w:r>
      <w:r w:rsidR="00585C4B">
        <w:rPr>
          <w:rFonts w:asciiTheme="minorHAnsi" w:hAnsiTheme="minorHAnsi" w:cstheme="minorHAnsi"/>
          <w:sz w:val="22"/>
          <w:szCs w:val="22"/>
        </w:rPr>
        <w:t>,</w:t>
      </w:r>
      <w:r w:rsidRPr="00F21C86">
        <w:rPr>
          <w:rFonts w:asciiTheme="minorHAnsi" w:hAnsiTheme="minorHAnsi" w:cstheme="minorHAnsi"/>
          <w:sz w:val="22"/>
          <w:szCs w:val="22"/>
        </w:rPr>
        <w:t xml:space="preserve"> the experimenter will verify that the participant has normal or corrected to normal visual acuity. I</w:t>
      </w:r>
      <w:r>
        <w:rPr>
          <w:rFonts w:asciiTheme="minorHAnsi" w:hAnsiTheme="minorHAnsi" w:cstheme="minorHAnsi"/>
          <w:sz w:val="22"/>
          <w:szCs w:val="22"/>
        </w:rPr>
        <w:t xml:space="preserve">f the </w:t>
      </w:r>
      <w:r w:rsidRPr="00F21C86">
        <w:rPr>
          <w:rFonts w:asciiTheme="minorHAnsi" w:hAnsiTheme="minorHAnsi" w:cstheme="minorHAnsi"/>
          <w:sz w:val="22"/>
          <w:szCs w:val="22"/>
        </w:rPr>
        <w:t>participant uses glasses when sitting in front of a computer screen</w:t>
      </w:r>
      <w:r w:rsidR="00585C4B">
        <w:rPr>
          <w:rFonts w:asciiTheme="minorHAnsi" w:hAnsiTheme="minorHAnsi" w:cstheme="minorHAnsi"/>
          <w:sz w:val="22"/>
          <w:szCs w:val="22"/>
        </w:rPr>
        <w:t>,</w:t>
      </w:r>
      <w:r w:rsidRPr="00F21C86">
        <w:rPr>
          <w:rFonts w:asciiTheme="minorHAnsi" w:hAnsiTheme="minorHAnsi" w:cstheme="minorHAnsi"/>
          <w:sz w:val="22"/>
          <w:szCs w:val="22"/>
        </w:rPr>
        <w:t xml:space="preserve"> they will be asked to wear them during the experiment. </w:t>
      </w:r>
    </w:p>
    <w:p w14:paraId="08FE4550" w14:textId="70089FCB" w:rsidR="00CE0C4A" w:rsidRDefault="00CE0C4A" w:rsidP="00CE0C4A">
      <w:pPr>
        <w:pStyle w:val="ListParagraph"/>
        <w:numPr>
          <w:ilvl w:val="0"/>
          <w:numId w:val="8"/>
        </w:numPr>
        <w:bidi w:val="0"/>
        <w:spacing w:after="120"/>
        <w:jc w:val="both"/>
        <w:rPr>
          <w:rFonts w:asciiTheme="minorHAnsi" w:hAnsiTheme="minorHAnsi" w:cstheme="minorHAnsi"/>
          <w:sz w:val="22"/>
          <w:szCs w:val="22"/>
        </w:rPr>
      </w:pPr>
      <w:r>
        <w:rPr>
          <w:rFonts w:asciiTheme="minorHAnsi" w:hAnsiTheme="minorHAnsi" w:cstheme="minorHAnsi"/>
          <w:sz w:val="22"/>
          <w:szCs w:val="22"/>
        </w:rPr>
        <w:t>T</w:t>
      </w:r>
      <w:r w:rsidRPr="00F21C86">
        <w:rPr>
          <w:rFonts w:asciiTheme="minorHAnsi" w:hAnsiTheme="minorHAnsi" w:cstheme="minorHAnsi"/>
          <w:sz w:val="22"/>
          <w:szCs w:val="22"/>
        </w:rPr>
        <w:t xml:space="preserve">he participant will read and sign </w:t>
      </w:r>
      <w:r>
        <w:rPr>
          <w:rFonts w:asciiTheme="minorHAnsi" w:hAnsiTheme="minorHAnsi" w:cstheme="minorHAnsi"/>
          <w:sz w:val="22"/>
          <w:szCs w:val="22"/>
        </w:rPr>
        <w:t xml:space="preserve">the </w:t>
      </w:r>
      <w:r w:rsidR="008A3A93">
        <w:rPr>
          <w:rFonts w:asciiTheme="minorHAnsi" w:hAnsiTheme="minorHAnsi" w:cstheme="minorHAnsi"/>
          <w:sz w:val="22"/>
          <w:szCs w:val="22"/>
        </w:rPr>
        <w:t>C</w:t>
      </w:r>
      <w:r w:rsidR="00585C4B">
        <w:rPr>
          <w:rFonts w:asciiTheme="minorHAnsi" w:hAnsiTheme="minorHAnsi" w:cstheme="minorHAnsi"/>
          <w:sz w:val="22"/>
          <w:szCs w:val="22"/>
        </w:rPr>
        <w:t xml:space="preserve">onsent </w:t>
      </w:r>
      <w:r>
        <w:rPr>
          <w:rFonts w:asciiTheme="minorHAnsi" w:hAnsiTheme="minorHAnsi" w:cstheme="minorHAnsi"/>
          <w:sz w:val="22"/>
          <w:szCs w:val="22"/>
        </w:rPr>
        <w:t>form.</w:t>
      </w:r>
    </w:p>
    <w:p w14:paraId="1DB5D0C0" w14:textId="21C7FE0F" w:rsidR="00CE0C4A" w:rsidRPr="00F21C86" w:rsidRDefault="00CE0C4A" w:rsidP="00CE0C4A">
      <w:pPr>
        <w:pStyle w:val="ListParagraph"/>
        <w:numPr>
          <w:ilvl w:val="0"/>
          <w:numId w:val="8"/>
        </w:numPr>
        <w:bidi w:val="0"/>
        <w:spacing w:after="120"/>
        <w:jc w:val="both"/>
        <w:rPr>
          <w:rFonts w:asciiTheme="minorHAnsi" w:hAnsiTheme="minorHAnsi" w:cstheme="minorHAnsi"/>
          <w:sz w:val="22"/>
          <w:szCs w:val="22"/>
        </w:rPr>
      </w:pPr>
      <w:r>
        <w:rPr>
          <w:rFonts w:asciiTheme="minorHAnsi" w:hAnsiTheme="minorHAnsi" w:cstheme="minorHAnsi"/>
          <w:sz w:val="22"/>
          <w:szCs w:val="22"/>
        </w:rPr>
        <w:t>T</w:t>
      </w:r>
      <w:r w:rsidRPr="00F21C86">
        <w:rPr>
          <w:rFonts w:asciiTheme="minorHAnsi" w:hAnsiTheme="minorHAnsi" w:cstheme="minorHAnsi"/>
          <w:sz w:val="22"/>
          <w:szCs w:val="22"/>
        </w:rPr>
        <w:t xml:space="preserve">he participant will be asked to read the </w:t>
      </w:r>
      <w:r w:rsidR="00585C4B">
        <w:rPr>
          <w:rFonts w:asciiTheme="minorHAnsi" w:hAnsiTheme="minorHAnsi" w:cstheme="minorHAnsi"/>
          <w:sz w:val="22"/>
          <w:szCs w:val="22"/>
        </w:rPr>
        <w:t>experiment's instructions</w:t>
      </w:r>
      <w:r w:rsidRPr="00F21C86">
        <w:rPr>
          <w:rFonts w:asciiTheme="minorHAnsi" w:hAnsiTheme="minorHAnsi" w:cstheme="minorHAnsi"/>
          <w:sz w:val="22"/>
          <w:szCs w:val="22"/>
        </w:rPr>
        <w:t xml:space="preserve"> (see </w:t>
      </w:r>
      <w:r>
        <w:rPr>
          <w:rFonts w:asciiTheme="minorHAnsi" w:hAnsiTheme="minorHAnsi" w:cstheme="minorHAnsi"/>
          <w:sz w:val="22"/>
          <w:szCs w:val="22"/>
        </w:rPr>
        <w:t>A</w:t>
      </w:r>
      <w:r w:rsidRPr="00F21C86">
        <w:rPr>
          <w:rFonts w:asciiTheme="minorHAnsi" w:hAnsiTheme="minorHAnsi" w:cstheme="minorHAnsi"/>
          <w:sz w:val="22"/>
          <w:szCs w:val="22"/>
        </w:rPr>
        <w:t xml:space="preserve">ppendix I) and ask the experimenter for clarifications </w:t>
      </w:r>
      <w:r w:rsidR="00585C4B">
        <w:rPr>
          <w:rFonts w:asciiTheme="minorHAnsi" w:hAnsiTheme="minorHAnsi" w:cstheme="minorHAnsi"/>
          <w:sz w:val="22"/>
          <w:szCs w:val="22"/>
        </w:rPr>
        <w:t>where</w:t>
      </w:r>
      <w:r w:rsidRPr="00F21C86">
        <w:rPr>
          <w:rFonts w:asciiTheme="minorHAnsi" w:hAnsiTheme="minorHAnsi" w:cstheme="minorHAnsi"/>
          <w:sz w:val="22"/>
          <w:szCs w:val="22"/>
        </w:rPr>
        <w:t xml:space="preserve"> needed.</w:t>
      </w:r>
    </w:p>
    <w:p w14:paraId="6316228D" w14:textId="77777777" w:rsidR="00CE0C4A" w:rsidRDefault="00CE0C4A" w:rsidP="00CE0C4A">
      <w:pPr>
        <w:pStyle w:val="ListParagraph"/>
        <w:numPr>
          <w:ilvl w:val="0"/>
          <w:numId w:val="8"/>
        </w:numPr>
        <w:bidi w:val="0"/>
        <w:spacing w:after="120"/>
        <w:jc w:val="both"/>
        <w:rPr>
          <w:rFonts w:asciiTheme="minorHAnsi" w:hAnsiTheme="minorHAnsi" w:cstheme="minorHAnsi"/>
          <w:sz w:val="22"/>
          <w:szCs w:val="22"/>
        </w:rPr>
      </w:pPr>
      <w:bookmarkStart w:id="1" w:name="_Hlk86243763"/>
      <w:r>
        <w:rPr>
          <w:rFonts w:asciiTheme="minorHAnsi" w:hAnsiTheme="minorHAnsi" w:cstheme="minorHAnsi"/>
          <w:sz w:val="22"/>
          <w:szCs w:val="22"/>
        </w:rPr>
        <w:t xml:space="preserve">The participant is now ready for a driving session. </w:t>
      </w:r>
    </w:p>
    <w:p w14:paraId="63385C07" w14:textId="1F574054" w:rsidR="00CE0C4A" w:rsidRPr="00443E4C" w:rsidRDefault="00CE0C4A" w:rsidP="00CE0C4A">
      <w:pPr>
        <w:pStyle w:val="ListParagraph"/>
        <w:bidi w:val="0"/>
        <w:spacing w:after="120"/>
        <w:ind w:left="360"/>
        <w:jc w:val="both"/>
        <w:rPr>
          <w:rFonts w:asciiTheme="minorHAnsi" w:hAnsiTheme="minorHAnsi" w:cstheme="minorHAnsi"/>
          <w:sz w:val="22"/>
          <w:szCs w:val="22"/>
        </w:rPr>
      </w:pPr>
      <w:r>
        <w:rPr>
          <w:rFonts w:asciiTheme="minorHAnsi" w:hAnsiTheme="minorHAnsi" w:cstheme="minorHAnsi"/>
          <w:b/>
          <w:bCs/>
          <w:sz w:val="22"/>
          <w:szCs w:val="22"/>
        </w:rPr>
        <w:t>BEFORE</w:t>
      </w:r>
      <w:r w:rsidRPr="00443E4C">
        <w:rPr>
          <w:rFonts w:asciiTheme="minorHAnsi" w:hAnsiTheme="minorHAnsi" w:cstheme="minorHAnsi"/>
          <w:sz w:val="22"/>
          <w:szCs w:val="22"/>
        </w:rPr>
        <w:t xml:space="preserve"> </w:t>
      </w:r>
      <w:r w:rsidRPr="004210E7">
        <w:rPr>
          <w:rFonts w:asciiTheme="minorHAnsi" w:hAnsiTheme="minorHAnsi" w:cstheme="minorHAnsi"/>
          <w:sz w:val="22"/>
          <w:szCs w:val="22"/>
        </w:rPr>
        <w:t xml:space="preserve">the </w:t>
      </w:r>
      <w:r w:rsidR="00585C4B">
        <w:rPr>
          <w:rFonts w:asciiTheme="minorHAnsi" w:hAnsiTheme="minorHAnsi" w:cstheme="minorHAnsi"/>
          <w:sz w:val="22"/>
          <w:szCs w:val="22"/>
        </w:rPr>
        <w:t xml:space="preserve">first driving </w:t>
      </w:r>
      <w:r w:rsidRPr="004210E7">
        <w:rPr>
          <w:rFonts w:asciiTheme="minorHAnsi" w:hAnsiTheme="minorHAnsi" w:cstheme="minorHAnsi"/>
          <w:sz w:val="22"/>
          <w:szCs w:val="22"/>
        </w:rPr>
        <w:t>session</w:t>
      </w:r>
      <w:r w:rsidR="00585C4B">
        <w:rPr>
          <w:rFonts w:asciiTheme="minorHAnsi" w:hAnsiTheme="minorHAnsi" w:cstheme="minorHAnsi"/>
          <w:sz w:val="22"/>
          <w:szCs w:val="22"/>
        </w:rPr>
        <w:t>,</w:t>
      </w:r>
      <w:r w:rsidRPr="004210E7">
        <w:rPr>
          <w:rFonts w:asciiTheme="minorHAnsi" w:hAnsiTheme="minorHAnsi" w:cstheme="minorHAnsi"/>
          <w:sz w:val="22"/>
          <w:szCs w:val="22"/>
        </w:rPr>
        <w:t xml:space="preserve"> the participant will fill in a</w:t>
      </w:r>
      <w:r w:rsidR="00585C4B">
        <w:rPr>
          <w:rFonts w:asciiTheme="minorHAnsi" w:hAnsiTheme="minorHAnsi" w:cstheme="minorHAnsi"/>
          <w:sz w:val="22"/>
          <w:szCs w:val="22"/>
        </w:rPr>
        <w:t xml:space="preserve"> </w:t>
      </w:r>
      <w:proofErr w:type="gramStart"/>
      <w:r w:rsidR="00585C4B">
        <w:rPr>
          <w:rFonts w:asciiTheme="minorHAnsi" w:hAnsiTheme="minorHAnsi" w:cstheme="minorHAnsi"/>
          <w:sz w:val="22"/>
          <w:szCs w:val="22"/>
        </w:rPr>
        <w:t>demographics</w:t>
      </w:r>
      <w:proofErr w:type="gramEnd"/>
      <w:r>
        <w:rPr>
          <w:rFonts w:asciiTheme="minorHAnsi" w:hAnsiTheme="minorHAnsi" w:cstheme="minorHAnsi"/>
          <w:b/>
          <w:bCs/>
          <w:sz w:val="22"/>
          <w:szCs w:val="22"/>
        </w:rPr>
        <w:t xml:space="preserve"> </w:t>
      </w:r>
      <w:r w:rsidRPr="00443E4C">
        <w:rPr>
          <w:rFonts w:asciiTheme="minorHAnsi" w:hAnsiTheme="minorHAnsi" w:cstheme="minorHAnsi"/>
          <w:sz w:val="22"/>
          <w:szCs w:val="22"/>
        </w:rPr>
        <w:t xml:space="preserve">questionnaire </w:t>
      </w:r>
      <w:r>
        <w:rPr>
          <w:rFonts w:asciiTheme="minorHAnsi" w:hAnsiTheme="minorHAnsi" w:cstheme="minorHAnsi"/>
          <w:sz w:val="22"/>
          <w:szCs w:val="22"/>
        </w:rPr>
        <w:t>(S</w:t>
      </w:r>
      <w:r w:rsidRPr="00443E4C">
        <w:rPr>
          <w:rFonts w:asciiTheme="minorHAnsi" w:hAnsiTheme="minorHAnsi" w:cstheme="minorHAnsi"/>
          <w:sz w:val="22"/>
          <w:szCs w:val="22"/>
        </w:rPr>
        <w:t xml:space="preserve">ee </w:t>
      </w:r>
      <w:r>
        <w:rPr>
          <w:rFonts w:asciiTheme="minorHAnsi" w:hAnsiTheme="minorHAnsi" w:cstheme="minorHAnsi"/>
          <w:sz w:val="22"/>
          <w:szCs w:val="22"/>
        </w:rPr>
        <w:t>A</w:t>
      </w:r>
      <w:r w:rsidRPr="00443E4C">
        <w:rPr>
          <w:rFonts w:asciiTheme="minorHAnsi" w:hAnsiTheme="minorHAnsi" w:cstheme="minorHAnsi"/>
          <w:sz w:val="22"/>
          <w:szCs w:val="22"/>
        </w:rPr>
        <w:t>ppendix II)</w:t>
      </w:r>
    </w:p>
    <w:bookmarkEnd w:id="1"/>
    <w:p w14:paraId="042F6C76" w14:textId="4647C930" w:rsidR="00CE0C4A" w:rsidRPr="00F21C86" w:rsidRDefault="00CE0C4A" w:rsidP="00CE0C4A">
      <w:pPr>
        <w:pStyle w:val="ListParagraph"/>
        <w:numPr>
          <w:ilvl w:val="0"/>
          <w:numId w:val="8"/>
        </w:numPr>
        <w:bidi w:val="0"/>
        <w:spacing w:after="120"/>
        <w:jc w:val="both"/>
        <w:rPr>
          <w:rFonts w:asciiTheme="minorHAnsi" w:hAnsiTheme="minorHAnsi" w:cstheme="minorHAnsi"/>
          <w:sz w:val="22"/>
          <w:szCs w:val="22"/>
        </w:rPr>
      </w:pPr>
      <w:r>
        <w:rPr>
          <w:rFonts w:asciiTheme="minorHAnsi" w:hAnsiTheme="minorHAnsi" w:cstheme="minorHAnsi"/>
          <w:sz w:val="22"/>
          <w:szCs w:val="22"/>
        </w:rPr>
        <w:t>T</w:t>
      </w:r>
      <w:r w:rsidRPr="00F21C86">
        <w:rPr>
          <w:rFonts w:asciiTheme="minorHAnsi" w:hAnsiTheme="minorHAnsi" w:cstheme="minorHAnsi"/>
          <w:sz w:val="22"/>
          <w:szCs w:val="22"/>
        </w:rPr>
        <w:t xml:space="preserve">he participant will begin driving the first session depending on the order to which he or she </w:t>
      </w:r>
      <w:r w:rsidR="00585C4B">
        <w:rPr>
          <w:rFonts w:asciiTheme="minorHAnsi" w:hAnsiTheme="minorHAnsi" w:cstheme="minorHAnsi"/>
          <w:sz w:val="22"/>
          <w:szCs w:val="22"/>
        </w:rPr>
        <w:t>were</w:t>
      </w:r>
      <w:r w:rsidR="00585C4B" w:rsidRPr="00F21C86">
        <w:rPr>
          <w:rFonts w:asciiTheme="minorHAnsi" w:hAnsiTheme="minorHAnsi" w:cstheme="minorHAnsi"/>
          <w:sz w:val="22"/>
          <w:szCs w:val="22"/>
        </w:rPr>
        <w:t xml:space="preserve"> </w:t>
      </w:r>
      <w:r w:rsidRPr="00F21C86">
        <w:rPr>
          <w:rFonts w:asciiTheme="minorHAnsi" w:hAnsiTheme="minorHAnsi" w:cstheme="minorHAnsi"/>
          <w:sz w:val="22"/>
          <w:szCs w:val="22"/>
        </w:rPr>
        <w:t xml:space="preserve">assigned. </w:t>
      </w:r>
    </w:p>
    <w:p w14:paraId="2A609E45" w14:textId="39D8E5A4" w:rsidR="00CE0C4A" w:rsidRDefault="00CE0C4A" w:rsidP="00CE0C4A">
      <w:pPr>
        <w:pStyle w:val="ListParagraph"/>
        <w:numPr>
          <w:ilvl w:val="0"/>
          <w:numId w:val="8"/>
        </w:numPr>
        <w:bidi w:val="0"/>
        <w:spacing w:after="120"/>
        <w:jc w:val="both"/>
        <w:rPr>
          <w:rFonts w:asciiTheme="minorHAnsi" w:hAnsiTheme="minorHAnsi" w:cstheme="minorHAnsi"/>
          <w:sz w:val="22"/>
          <w:szCs w:val="22"/>
        </w:rPr>
      </w:pPr>
      <w:r w:rsidRPr="00443E4C">
        <w:rPr>
          <w:rFonts w:asciiTheme="minorHAnsi" w:hAnsiTheme="minorHAnsi" w:cstheme="minorHAnsi"/>
          <w:sz w:val="22"/>
          <w:szCs w:val="22"/>
        </w:rPr>
        <w:t>After completing the first session</w:t>
      </w:r>
      <w:r w:rsidR="00585C4B">
        <w:rPr>
          <w:rFonts w:asciiTheme="minorHAnsi" w:hAnsiTheme="minorHAnsi" w:cstheme="minorHAnsi"/>
          <w:sz w:val="22"/>
          <w:szCs w:val="22"/>
        </w:rPr>
        <w:t>,</w:t>
      </w:r>
      <w:r w:rsidRPr="00443E4C">
        <w:rPr>
          <w:rFonts w:asciiTheme="minorHAnsi" w:hAnsiTheme="minorHAnsi" w:cstheme="minorHAnsi"/>
          <w:sz w:val="22"/>
          <w:szCs w:val="22"/>
        </w:rPr>
        <w:t xml:space="preserve"> the participant will begin the second session. </w:t>
      </w:r>
    </w:p>
    <w:p w14:paraId="57A487C5" w14:textId="1801B9F0" w:rsidR="00CE0C4A" w:rsidRDefault="00CE0C4A" w:rsidP="00CE0C4A">
      <w:pPr>
        <w:pStyle w:val="ListParagraph"/>
        <w:numPr>
          <w:ilvl w:val="0"/>
          <w:numId w:val="8"/>
        </w:numPr>
        <w:bidi w:val="0"/>
        <w:spacing w:after="120"/>
        <w:jc w:val="both"/>
        <w:rPr>
          <w:rFonts w:asciiTheme="minorHAnsi" w:hAnsiTheme="minorHAnsi" w:cstheme="minorHAnsi"/>
          <w:sz w:val="22"/>
          <w:szCs w:val="22"/>
        </w:rPr>
      </w:pPr>
      <w:r w:rsidRPr="00443E4C">
        <w:rPr>
          <w:rFonts w:asciiTheme="minorHAnsi" w:hAnsiTheme="minorHAnsi" w:cstheme="minorHAnsi"/>
          <w:sz w:val="22"/>
          <w:szCs w:val="22"/>
        </w:rPr>
        <w:t>At the end of the second session</w:t>
      </w:r>
      <w:r w:rsidR="00585C4B">
        <w:rPr>
          <w:rFonts w:asciiTheme="minorHAnsi" w:hAnsiTheme="minorHAnsi" w:cstheme="minorHAnsi"/>
          <w:sz w:val="22"/>
          <w:szCs w:val="22"/>
        </w:rPr>
        <w:t>,</w:t>
      </w:r>
      <w:r w:rsidRPr="00443E4C">
        <w:rPr>
          <w:rFonts w:asciiTheme="minorHAnsi" w:hAnsiTheme="minorHAnsi" w:cstheme="minorHAnsi"/>
          <w:sz w:val="22"/>
          <w:szCs w:val="22"/>
        </w:rPr>
        <w:t xml:space="preserve"> the participant will fill </w:t>
      </w:r>
      <w:r>
        <w:rPr>
          <w:rFonts w:asciiTheme="minorHAnsi" w:hAnsiTheme="minorHAnsi" w:cstheme="minorHAnsi"/>
          <w:sz w:val="22"/>
          <w:szCs w:val="22"/>
        </w:rPr>
        <w:t>a</w:t>
      </w:r>
      <w:r w:rsidR="00585C4B">
        <w:rPr>
          <w:rFonts w:asciiTheme="minorHAnsi" w:hAnsiTheme="minorHAnsi" w:cstheme="minorHAnsi"/>
          <w:sz w:val="22"/>
          <w:szCs w:val="22"/>
        </w:rPr>
        <w:t xml:space="preserve"> self-developed</w:t>
      </w:r>
      <w:r>
        <w:rPr>
          <w:rFonts w:asciiTheme="minorHAnsi" w:hAnsiTheme="minorHAnsi" w:cstheme="minorHAnsi"/>
          <w:sz w:val="22"/>
          <w:szCs w:val="22"/>
        </w:rPr>
        <w:t xml:space="preserve"> </w:t>
      </w:r>
      <w:r w:rsidRPr="00443E4C">
        <w:rPr>
          <w:rFonts w:asciiTheme="minorHAnsi" w:hAnsiTheme="minorHAnsi" w:cstheme="minorHAnsi"/>
          <w:sz w:val="22"/>
          <w:szCs w:val="22"/>
        </w:rPr>
        <w:t>questionnaire</w:t>
      </w:r>
      <w:r>
        <w:rPr>
          <w:rFonts w:asciiTheme="minorHAnsi" w:hAnsiTheme="minorHAnsi" w:cstheme="minorHAnsi"/>
          <w:sz w:val="22"/>
          <w:szCs w:val="22"/>
        </w:rPr>
        <w:t xml:space="preserve"> comparing the </w:t>
      </w:r>
      <w:r w:rsidR="00AE480F">
        <w:rPr>
          <w:rFonts w:asciiTheme="minorHAnsi" w:hAnsiTheme="minorHAnsi" w:cstheme="minorHAnsi"/>
          <w:sz w:val="22"/>
          <w:szCs w:val="22"/>
        </w:rPr>
        <w:t>two</w:t>
      </w:r>
      <w:r>
        <w:rPr>
          <w:rFonts w:asciiTheme="minorHAnsi" w:hAnsiTheme="minorHAnsi" w:cstheme="minorHAnsi"/>
          <w:sz w:val="22"/>
          <w:szCs w:val="22"/>
        </w:rPr>
        <w:t xml:space="preserve"> sessions (S</w:t>
      </w:r>
      <w:r w:rsidRPr="00443E4C">
        <w:rPr>
          <w:rFonts w:asciiTheme="minorHAnsi" w:hAnsiTheme="minorHAnsi" w:cstheme="minorHAnsi"/>
          <w:sz w:val="22"/>
          <w:szCs w:val="22"/>
        </w:rPr>
        <w:t xml:space="preserve">ee </w:t>
      </w:r>
      <w:r>
        <w:rPr>
          <w:rFonts w:asciiTheme="minorHAnsi" w:hAnsiTheme="minorHAnsi" w:cstheme="minorHAnsi"/>
          <w:sz w:val="22"/>
          <w:szCs w:val="22"/>
        </w:rPr>
        <w:t>A</w:t>
      </w:r>
      <w:r w:rsidRPr="00443E4C">
        <w:rPr>
          <w:rFonts w:asciiTheme="minorHAnsi" w:hAnsiTheme="minorHAnsi" w:cstheme="minorHAnsi"/>
          <w:sz w:val="22"/>
          <w:szCs w:val="22"/>
        </w:rPr>
        <w:t>ppendix II</w:t>
      </w:r>
      <w:r>
        <w:rPr>
          <w:rFonts w:asciiTheme="minorHAnsi" w:hAnsiTheme="minorHAnsi" w:cstheme="minorHAnsi"/>
          <w:sz w:val="22"/>
          <w:szCs w:val="22"/>
        </w:rPr>
        <w:t>I</w:t>
      </w:r>
      <w:r w:rsidRPr="00443E4C">
        <w:rPr>
          <w:rFonts w:asciiTheme="minorHAnsi" w:hAnsiTheme="minorHAnsi" w:cstheme="minorHAnsi"/>
          <w:sz w:val="22"/>
          <w:szCs w:val="22"/>
        </w:rPr>
        <w:t>).</w:t>
      </w:r>
    </w:p>
    <w:p w14:paraId="5DF96E13" w14:textId="0F892581" w:rsidR="00CE0C4A" w:rsidRPr="00585C4B" w:rsidRDefault="00585C4B" w:rsidP="00585C4B">
      <w:pPr>
        <w:pStyle w:val="ListParagraph"/>
        <w:numPr>
          <w:ilvl w:val="0"/>
          <w:numId w:val="8"/>
        </w:numPr>
        <w:bidi w:val="0"/>
        <w:spacing w:after="120"/>
        <w:jc w:val="both"/>
        <w:rPr>
          <w:sz w:val="22"/>
          <w:szCs w:val="22"/>
        </w:rPr>
      </w:pPr>
      <w:r w:rsidRPr="00585C4B">
        <w:rPr>
          <w:rFonts w:asciiTheme="minorHAnsi" w:hAnsiTheme="minorHAnsi" w:cstheme="minorHAnsi"/>
          <w:sz w:val="22"/>
          <w:szCs w:val="22"/>
        </w:rPr>
        <w:t>The participant</w:t>
      </w:r>
      <w:r w:rsidR="00CE0C4A" w:rsidRPr="00585C4B">
        <w:rPr>
          <w:rFonts w:asciiTheme="minorHAnsi" w:hAnsiTheme="minorHAnsi" w:cstheme="minorHAnsi"/>
          <w:sz w:val="22"/>
          <w:szCs w:val="22"/>
        </w:rPr>
        <w:t xml:space="preserve"> will be thanked for his or her participation and will leave the lab.</w:t>
      </w:r>
    </w:p>
    <w:p w14:paraId="443C782B" w14:textId="77777777" w:rsidR="00585C4B" w:rsidRDefault="00585C4B" w:rsidP="00CE0C4A">
      <w:pPr>
        <w:bidi w:val="0"/>
        <w:spacing w:after="120"/>
        <w:jc w:val="both"/>
        <w:rPr>
          <w:rFonts w:asciiTheme="minorHAnsi" w:hAnsiTheme="minorHAnsi" w:cstheme="minorHAnsi"/>
          <w:b/>
          <w:bCs/>
          <w:sz w:val="26"/>
          <w:szCs w:val="26"/>
        </w:rPr>
      </w:pPr>
    </w:p>
    <w:p w14:paraId="4500C31E" w14:textId="1B7074C5" w:rsidR="00CE0C4A" w:rsidRDefault="00CE0C4A" w:rsidP="00585C4B">
      <w:pPr>
        <w:bidi w:val="0"/>
        <w:spacing w:after="120"/>
        <w:jc w:val="both"/>
        <w:rPr>
          <w:sz w:val="22"/>
          <w:szCs w:val="22"/>
        </w:rPr>
      </w:pPr>
      <w:r w:rsidRPr="004210E7">
        <w:rPr>
          <w:rFonts w:asciiTheme="minorHAnsi" w:hAnsiTheme="minorHAnsi" w:cstheme="minorHAnsi"/>
          <w:b/>
          <w:bCs/>
          <w:sz w:val="26"/>
          <w:szCs w:val="26"/>
        </w:rPr>
        <w:t xml:space="preserve">Data </w:t>
      </w:r>
      <w:r>
        <w:rPr>
          <w:rFonts w:asciiTheme="minorHAnsi" w:hAnsiTheme="minorHAnsi" w:cstheme="minorHAnsi"/>
          <w:b/>
          <w:bCs/>
          <w:sz w:val="26"/>
          <w:szCs w:val="26"/>
        </w:rPr>
        <w:t>S</w:t>
      </w:r>
      <w:r w:rsidRPr="004210E7">
        <w:rPr>
          <w:rFonts w:asciiTheme="minorHAnsi" w:hAnsiTheme="minorHAnsi" w:cstheme="minorHAnsi"/>
          <w:b/>
          <w:bCs/>
          <w:sz w:val="26"/>
          <w:szCs w:val="26"/>
        </w:rPr>
        <w:t xml:space="preserve">ecurity </w:t>
      </w:r>
      <w:r>
        <w:rPr>
          <w:rFonts w:asciiTheme="minorHAnsi" w:hAnsiTheme="minorHAnsi" w:cstheme="minorHAnsi"/>
          <w:b/>
          <w:bCs/>
          <w:sz w:val="26"/>
          <w:szCs w:val="26"/>
        </w:rPr>
        <w:t>&amp;</w:t>
      </w:r>
      <w:r w:rsidRPr="004210E7">
        <w:rPr>
          <w:rFonts w:asciiTheme="minorHAnsi" w:hAnsiTheme="minorHAnsi" w:cstheme="minorHAnsi"/>
          <w:b/>
          <w:bCs/>
          <w:sz w:val="26"/>
          <w:szCs w:val="26"/>
        </w:rPr>
        <w:t xml:space="preserve"> </w:t>
      </w:r>
      <w:r>
        <w:rPr>
          <w:rFonts w:asciiTheme="minorHAnsi" w:hAnsiTheme="minorHAnsi" w:cstheme="minorHAnsi"/>
          <w:b/>
          <w:bCs/>
          <w:sz w:val="26"/>
          <w:szCs w:val="26"/>
        </w:rPr>
        <w:t>D</w:t>
      </w:r>
      <w:r w:rsidRPr="004210E7">
        <w:rPr>
          <w:rFonts w:asciiTheme="minorHAnsi" w:hAnsiTheme="minorHAnsi" w:cstheme="minorHAnsi"/>
          <w:b/>
          <w:bCs/>
          <w:sz w:val="26"/>
          <w:szCs w:val="26"/>
        </w:rPr>
        <w:t>isclosure:</w:t>
      </w:r>
      <w:r>
        <w:rPr>
          <w:sz w:val="22"/>
          <w:szCs w:val="22"/>
        </w:rPr>
        <w:t xml:space="preserve"> </w:t>
      </w:r>
    </w:p>
    <w:p w14:paraId="494A252C" w14:textId="77777777" w:rsidR="00CE0C4A" w:rsidRDefault="00CE0C4A" w:rsidP="00CE0C4A">
      <w:pPr>
        <w:pStyle w:val="ListParagraph"/>
        <w:numPr>
          <w:ilvl w:val="0"/>
          <w:numId w:val="9"/>
        </w:numPr>
        <w:bidi w:val="0"/>
        <w:spacing w:after="120"/>
        <w:jc w:val="both"/>
        <w:rPr>
          <w:rFonts w:asciiTheme="minorHAnsi" w:hAnsiTheme="minorHAnsi" w:cstheme="minorHAnsi"/>
          <w:sz w:val="22"/>
          <w:szCs w:val="22"/>
        </w:rPr>
      </w:pPr>
      <w:r w:rsidRPr="004210E7">
        <w:rPr>
          <w:rFonts w:asciiTheme="minorHAnsi" w:hAnsiTheme="minorHAnsi" w:cstheme="minorHAnsi"/>
          <w:sz w:val="22"/>
          <w:szCs w:val="22"/>
        </w:rPr>
        <w:t xml:space="preserve">All data collected in the study will be saved in a locked computer at the driving simulator lab (the lab has an alarm with a code known only to the research team). </w:t>
      </w:r>
    </w:p>
    <w:p w14:paraId="3C80E991" w14:textId="77777777" w:rsidR="00CE0C4A" w:rsidRPr="004210E7" w:rsidRDefault="00CE0C4A" w:rsidP="00CE0C4A">
      <w:pPr>
        <w:pStyle w:val="ListParagraph"/>
        <w:bidi w:val="0"/>
        <w:spacing w:after="120"/>
        <w:ind w:left="360"/>
        <w:jc w:val="both"/>
        <w:rPr>
          <w:rFonts w:asciiTheme="minorHAnsi" w:hAnsiTheme="minorHAnsi" w:cstheme="minorHAnsi"/>
          <w:sz w:val="22"/>
          <w:szCs w:val="22"/>
        </w:rPr>
      </w:pPr>
    </w:p>
    <w:p w14:paraId="388D3EB0" w14:textId="77777777" w:rsidR="00CE0C4A" w:rsidRPr="004210E7" w:rsidRDefault="00CE0C4A" w:rsidP="00CE0C4A">
      <w:pPr>
        <w:pStyle w:val="ListParagraph"/>
        <w:numPr>
          <w:ilvl w:val="0"/>
          <w:numId w:val="9"/>
        </w:numPr>
        <w:bidi w:val="0"/>
        <w:spacing w:after="120"/>
        <w:jc w:val="both"/>
        <w:rPr>
          <w:rFonts w:asciiTheme="minorHAnsi" w:hAnsiTheme="minorHAnsi" w:cstheme="minorHAnsi"/>
          <w:sz w:val="22"/>
          <w:szCs w:val="22"/>
        </w:rPr>
      </w:pPr>
      <w:r w:rsidRPr="004210E7">
        <w:rPr>
          <w:rFonts w:asciiTheme="minorHAnsi" w:hAnsiTheme="minorHAnsi" w:cstheme="minorHAnsi"/>
          <w:sz w:val="22"/>
          <w:szCs w:val="22"/>
        </w:rPr>
        <w:t>Each participant will receive a number that is dissociated from the identifying details that appear on the Consent form. This number will be used for the driving simulator files and the questionnaires. The consent forms will be saved in a locked cabinet in the driving simulator lab. Only the research team will be able to connect identifying details of the participant with performance data. Any future publication of this study will never include identifying details of a participants. Future publications will only include aggregated data.</w:t>
      </w:r>
    </w:p>
    <w:p w14:paraId="1DAAA5B4" w14:textId="77777777" w:rsidR="00CE0C4A" w:rsidRDefault="00CE0C4A" w:rsidP="00CE0C4A">
      <w:pPr>
        <w:bidi w:val="0"/>
        <w:spacing w:after="120"/>
        <w:jc w:val="both"/>
        <w:rPr>
          <w:sz w:val="22"/>
          <w:szCs w:val="22"/>
        </w:rPr>
      </w:pPr>
    </w:p>
    <w:p w14:paraId="30310B6D" w14:textId="77777777" w:rsidR="00DF48FB" w:rsidRPr="004210E7" w:rsidRDefault="00DF48FB" w:rsidP="004210E7">
      <w:pPr>
        <w:bidi w:val="0"/>
        <w:spacing w:after="120"/>
        <w:jc w:val="both"/>
        <w:rPr>
          <w:rFonts w:asciiTheme="minorHAnsi" w:hAnsiTheme="minorHAnsi" w:cstheme="minorHAnsi"/>
          <w:b/>
          <w:bCs/>
          <w:sz w:val="26"/>
          <w:szCs w:val="26"/>
        </w:rPr>
      </w:pPr>
      <w:r w:rsidRPr="004210E7">
        <w:rPr>
          <w:rFonts w:asciiTheme="minorHAnsi" w:hAnsiTheme="minorHAnsi" w:cstheme="minorHAnsi"/>
          <w:b/>
          <w:bCs/>
          <w:sz w:val="26"/>
          <w:szCs w:val="26"/>
        </w:rPr>
        <w:t>References:</w:t>
      </w:r>
    </w:p>
    <w:p w14:paraId="5D7B7182" w14:textId="5902FE98" w:rsidR="0017038C" w:rsidRPr="004210E7" w:rsidRDefault="00551CE5" w:rsidP="004210E7">
      <w:pPr>
        <w:pStyle w:val="ListParagraph"/>
        <w:numPr>
          <w:ilvl w:val="0"/>
          <w:numId w:val="10"/>
        </w:numPr>
        <w:bidi w:val="0"/>
        <w:spacing w:after="120"/>
        <w:jc w:val="both"/>
        <w:rPr>
          <w:rFonts w:asciiTheme="minorHAnsi" w:hAnsiTheme="minorHAnsi" w:cstheme="minorHAnsi"/>
          <w:sz w:val="22"/>
          <w:szCs w:val="22"/>
        </w:rPr>
      </w:pPr>
      <w:r w:rsidRPr="004210E7">
        <w:rPr>
          <w:rFonts w:asciiTheme="minorHAnsi" w:hAnsiTheme="minorHAnsi" w:cstheme="minorHAnsi"/>
          <w:sz w:val="22"/>
          <w:szCs w:val="22"/>
        </w:rPr>
        <w:t>Hussein Dia, An agent-based approach to modelling driver route choicebehaviour under the influence of real-time information, Department of Civil Engineering, The University of Queensland, Brisbane, Qld 4072, Australia, 20</w:t>
      </w:r>
      <w:r w:rsidR="00F30EF7" w:rsidRPr="004210E7">
        <w:rPr>
          <w:rFonts w:asciiTheme="minorHAnsi" w:hAnsiTheme="minorHAnsi" w:cstheme="minorHAnsi" w:hint="cs"/>
          <w:sz w:val="22"/>
          <w:szCs w:val="22"/>
          <w:rtl/>
        </w:rPr>
        <w:t>0</w:t>
      </w:r>
      <w:r w:rsidRPr="004210E7">
        <w:rPr>
          <w:rFonts w:asciiTheme="minorHAnsi" w:hAnsiTheme="minorHAnsi" w:cstheme="minorHAnsi"/>
          <w:sz w:val="22"/>
          <w:szCs w:val="22"/>
        </w:rPr>
        <w:t>2</w:t>
      </w:r>
    </w:p>
    <w:p w14:paraId="6615573C" w14:textId="77777777" w:rsidR="0017038C" w:rsidRDefault="0017038C" w:rsidP="00E363AE">
      <w:pPr>
        <w:pStyle w:val="ListParagraph"/>
        <w:bidi w:val="0"/>
        <w:spacing w:after="120"/>
        <w:rPr>
          <w:noProof/>
        </w:rPr>
      </w:pPr>
    </w:p>
    <w:p w14:paraId="262B0F1C" w14:textId="7ABD3B32" w:rsidR="0017038C" w:rsidRPr="004210E7" w:rsidRDefault="00117ED6" w:rsidP="004210E7">
      <w:pPr>
        <w:pStyle w:val="ListParagraph"/>
        <w:numPr>
          <w:ilvl w:val="0"/>
          <w:numId w:val="10"/>
        </w:numPr>
        <w:bidi w:val="0"/>
        <w:spacing w:after="120"/>
        <w:jc w:val="both"/>
        <w:rPr>
          <w:rFonts w:asciiTheme="minorHAnsi" w:hAnsiTheme="minorHAnsi" w:cstheme="minorHAnsi"/>
          <w:sz w:val="22"/>
          <w:szCs w:val="22"/>
        </w:rPr>
      </w:pPr>
      <w:hyperlink r:id="rId9" w:history="1">
        <w:r w:rsidR="0017038C" w:rsidRPr="004210E7">
          <w:rPr>
            <w:rFonts w:asciiTheme="minorHAnsi" w:hAnsiTheme="minorHAnsi" w:cstheme="minorHAnsi"/>
            <w:sz w:val="22"/>
            <w:szCs w:val="22"/>
          </w:rPr>
          <w:t>Niek Mouter</w:t>
        </w:r>
      </w:hyperlink>
      <w:r w:rsidR="0017038C" w:rsidRPr="004210E7">
        <w:rPr>
          <w:rFonts w:asciiTheme="minorHAnsi" w:hAnsiTheme="minorHAnsi" w:cstheme="minorHAnsi"/>
          <w:sz w:val="22"/>
          <w:szCs w:val="22"/>
        </w:rPr>
        <w:t xml:space="preserve"> , </w:t>
      </w:r>
      <w:hyperlink r:id="rId10" w:history="1">
        <w:r w:rsidR="0017038C" w:rsidRPr="004210E7">
          <w:rPr>
            <w:rFonts w:asciiTheme="minorHAnsi" w:hAnsiTheme="minorHAnsi" w:cstheme="minorHAnsi"/>
            <w:sz w:val="22"/>
            <w:szCs w:val="22"/>
          </w:rPr>
          <w:t>Sander Van Cranenburgh</w:t>
        </w:r>
      </w:hyperlink>
      <w:r w:rsidR="0017038C" w:rsidRPr="004210E7">
        <w:rPr>
          <w:rFonts w:asciiTheme="minorHAnsi" w:hAnsiTheme="minorHAnsi" w:cstheme="minorHAnsi"/>
          <w:sz w:val="22"/>
          <w:szCs w:val="22"/>
        </w:rPr>
        <w:t xml:space="preserve"> Do individuals have different preferences as consumer and citizen? The trade-off between travel time and safety, </w:t>
      </w:r>
      <w:hyperlink r:id="rId11" w:history="1">
        <w:r w:rsidR="0017038C" w:rsidRPr="004210E7">
          <w:rPr>
            <w:rFonts w:asciiTheme="minorHAnsi" w:hAnsiTheme="minorHAnsi" w:cstheme="minorHAnsi"/>
            <w:sz w:val="22"/>
            <w:szCs w:val="22"/>
          </w:rPr>
          <w:t>Delft University of Technology</w:t>
        </w:r>
      </w:hyperlink>
      <w:r w:rsidR="0017038C" w:rsidRPr="004210E7">
        <w:rPr>
          <w:rFonts w:asciiTheme="minorHAnsi" w:hAnsiTheme="minorHAnsi" w:cstheme="minorHAnsi"/>
          <w:sz w:val="22"/>
          <w:szCs w:val="22"/>
        </w:rPr>
        <w:t>, December 2017</w:t>
      </w:r>
    </w:p>
    <w:p w14:paraId="4D2FC58C" w14:textId="77777777" w:rsidR="0017038C" w:rsidRDefault="0017038C" w:rsidP="00E363AE">
      <w:pPr>
        <w:pStyle w:val="ListParagraph"/>
        <w:bidi w:val="0"/>
        <w:spacing w:after="120"/>
        <w:rPr>
          <w:noProof/>
        </w:rPr>
      </w:pPr>
    </w:p>
    <w:p w14:paraId="4894EDE4" w14:textId="148E1E68" w:rsidR="0017038C" w:rsidRPr="004210E7" w:rsidRDefault="0017038C" w:rsidP="004210E7">
      <w:pPr>
        <w:pStyle w:val="ListParagraph"/>
        <w:numPr>
          <w:ilvl w:val="0"/>
          <w:numId w:val="10"/>
        </w:numPr>
        <w:bidi w:val="0"/>
        <w:spacing w:after="120"/>
        <w:jc w:val="both"/>
        <w:rPr>
          <w:rFonts w:asciiTheme="minorHAnsi" w:hAnsiTheme="minorHAnsi" w:cstheme="minorHAnsi"/>
          <w:sz w:val="22"/>
          <w:szCs w:val="22"/>
        </w:rPr>
      </w:pPr>
      <w:r w:rsidRPr="004210E7">
        <w:rPr>
          <w:rFonts w:asciiTheme="minorHAnsi" w:hAnsiTheme="minorHAnsi" w:cstheme="minorHAnsi"/>
          <w:sz w:val="22"/>
          <w:szCs w:val="22"/>
        </w:rPr>
        <w:t xml:space="preserve">Kristin </w:t>
      </w:r>
      <w:proofErr w:type="spellStart"/>
      <w:r w:rsidRPr="004210E7">
        <w:rPr>
          <w:rFonts w:asciiTheme="minorHAnsi" w:hAnsiTheme="minorHAnsi" w:cstheme="minorHAnsi"/>
          <w:sz w:val="22"/>
          <w:szCs w:val="22"/>
        </w:rPr>
        <w:t>Mühl</w:t>
      </w:r>
      <w:proofErr w:type="spellEnd"/>
      <w:r w:rsidRPr="004210E7">
        <w:rPr>
          <w:rFonts w:asciiTheme="minorHAnsi" w:hAnsiTheme="minorHAnsi" w:cstheme="minorHAnsi"/>
          <w:sz w:val="22"/>
          <w:szCs w:val="22"/>
        </w:rPr>
        <w:t xml:space="preserve">* , Christoph Strauch* , Christoph </w:t>
      </w:r>
      <w:proofErr w:type="spellStart"/>
      <w:r w:rsidRPr="004210E7">
        <w:rPr>
          <w:rFonts w:asciiTheme="minorHAnsi" w:hAnsiTheme="minorHAnsi" w:cstheme="minorHAnsi"/>
          <w:sz w:val="22"/>
          <w:szCs w:val="22"/>
        </w:rPr>
        <w:t>Grabmaier</w:t>
      </w:r>
      <w:proofErr w:type="spellEnd"/>
      <w:r w:rsidRPr="004210E7">
        <w:rPr>
          <w:rFonts w:asciiTheme="minorHAnsi" w:hAnsiTheme="minorHAnsi" w:cstheme="minorHAnsi"/>
          <w:sz w:val="22"/>
          <w:szCs w:val="22"/>
        </w:rPr>
        <w:t xml:space="preserve">, Susanne </w:t>
      </w:r>
      <w:proofErr w:type="spellStart"/>
      <w:r w:rsidRPr="004210E7">
        <w:rPr>
          <w:rFonts w:asciiTheme="minorHAnsi" w:hAnsiTheme="minorHAnsi" w:cstheme="minorHAnsi"/>
          <w:sz w:val="22"/>
          <w:szCs w:val="22"/>
        </w:rPr>
        <w:t>Reithinger</w:t>
      </w:r>
      <w:proofErr w:type="spellEnd"/>
      <w:r w:rsidRPr="004210E7">
        <w:rPr>
          <w:rFonts w:asciiTheme="minorHAnsi" w:hAnsiTheme="minorHAnsi" w:cstheme="minorHAnsi"/>
          <w:sz w:val="22"/>
          <w:szCs w:val="22"/>
        </w:rPr>
        <w:t xml:space="preserve">, </w:t>
      </w:r>
      <w:proofErr w:type="spellStart"/>
      <w:r w:rsidRPr="004210E7">
        <w:rPr>
          <w:rFonts w:asciiTheme="minorHAnsi" w:hAnsiTheme="minorHAnsi" w:cstheme="minorHAnsi"/>
          <w:sz w:val="22"/>
          <w:szCs w:val="22"/>
        </w:rPr>
        <w:t>Anke</w:t>
      </w:r>
      <w:proofErr w:type="spellEnd"/>
      <w:r w:rsidRPr="004210E7">
        <w:rPr>
          <w:rFonts w:asciiTheme="minorHAnsi" w:hAnsiTheme="minorHAnsi" w:cstheme="minorHAnsi"/>
          <w:sz w:val="22"/>
          <w:szCs w:val="22"/>
        </w:rPr>
        <w:t xml:space="preserve"> </w:t>
      </w:r>
      <w:proofErr w:type="spellStart"/>
      <w:r w:rsidRPr="004210E7">
        <w:rPr>
          <w:rFonts w:asciiTheme="minorHAnsi" w:hAnsiTheme="minorHAnsi" w:cstheme="minorHAnsi"/>
          <w:sz w:val="22"/>
          <w:szCs w:val="22"/>
        </w:rPr>
        <w:t>Huckauf</w:t>
      </w:r>
      <w:proofErr w:type="spellEnd"/>
      <w:r w:rsidRPr="004210E7">
        <w:rPr>
          <w:rFonts w:asciiTheme="minorHAnsi" w:hAnsiTheme="minorHAnsi" w:cstheme="minorHAnsi"/>
          <w:sz w:val="22"/>
          <w:szCs w:val="22"/>
        </w:rPr>
        <w:t>, and Martin Baumann, "Get Ready for Being Chauffeured: Passenger’s Preferences and Trust While Being Driven by Human and Automation</w:t>
      </w:r>
      <w:r w:rsidR="00601C18" w:rsidRPr="004210E7">
        <w:rPr>
          <w:rFonts w:asciiTheme="minorHAnsi" w:hAnsiTheme="minorHAnsi" w:cstheme="minorHAnsi"/>
          <w:sz w:val="22"/>
          <w:szCs w:val="22"/>
        </w:rPr>
        <w:t xml:space="preserve"> </w:t>
      </w:r>
      <w:r w:rsidRPr="004210E7">
        <w:rPr>
          <w:rFonts w:asciiTheme="minorHAnsi" w:hAnsiTheme="minorHAnsi" w:cstheme="minorHAnsi"/>
          <w:sz w:val="22"/>
          <w:szCs w:val="22"/>
        </w:rPr>
        <w:t xml:space="preserve">"Ulm University, Germany, </w:t>
      </w:r>
      <w:proofErr w:type="spellStart"/>
      <w:r w:rsidRPr="004210E7">
        <w:rPr>
          <w:rFonts w:asciiTheme="minorHAnsi" w:hAnsiTheme="minorHAnsi" w:cstheme="minorHAnsi"/>
          <w:sz w:val="22"/>
          <w:szCs w:val="22"/>
        </w:rPr>
        <w:t>sep</w:t>
      </w:r>
      <w:proofErr w:type="spellEnd"/>
      <w:r w:rsidRPr="004210E7">
        <w:rPr>
          <w:rFonts w:asciiTheme="minorHAnsi" w:hAnsiTheme="minorHAnsi" w:cstheme="minorHAnsi"/>
          <w:sz w:val="22"/>
          <w:szCs w:val="22"/>
        </w:rPr>
        <w:t xml:space="preserve"> 2019</w:t>
      </w:r>
    </w:p>
    <w:p w14:paraId="37BB320A" w14:textId="77777777" w:rsidR="0017038C" w:rsidRPr="00DF48FB" w:rsidRDefault="0017038C">
      <w:pPr>
        <w:bidi w:val="0"/>
        <w:spacing w:after="120"/>
        <w:rPr>
          <w:noProof/>
        </w:rPr>
      </w:pPr>
    </w:p>
    <w:p w14:paraId="06B799E0" w14:textId="305858FC" w:rsidR="007C4CF9" w:rsidRDefault="007C4CF9">
      <w:pPr>
        <w:bidi w:val="0"/>
        <w:spacing w:after="0"/>
        <w:rPr>
          <w:noProof/>
        </w:rPr>
      </w:pPr>
      <w:r>
        <w:rPr>
          <w:noProof/>
        </w:rPr>
        <w:br w:type="page"/>
      </w:r>
    </w:p>
    <w:p w14:paraId="4802119D" w14:textId="77777777" w:rsidR="004D5DEE" w:rsidRDefault="00DF48FB" w:rsidP="00DF48FB">
      <w:pPr>
        <w:bidi w:val="0"/>
        <w:spacing w:after="120"/>
        <w:rPr>
          <w:rFonts w:asciiTheme="minorHAnsi" w:hAnsiTheme="minorHAnsi" w:cstheme="minorHAnsi"/>
          <w:b/>
          <w:bCs/>
          <w:sz w:val="36"/>
          <w:szCs w:val="36"/>
        </w:rPr>
      </w:pPr>
      <w:r w:rsidRPr="004210E7">
        <w:rPr>
          <w:rFonts w:asciiTheme="minorHAnsi" w:hAnsiTheme="minorHAnsi" w:cstheme="minorHAnsi"/>
          <w:b/>
          <w:bCs/>
          <w:sz w:val="36"/>
          <w:szCs w:val="36"/>
        </w:rPr>
        <w:lastRenderedPageBreak/>
        <w:t>Appendices:</w:t>
      </w:r>
    </w:p>
    <w:p w14:paraId="76A99670" w14:textId="5C97D638" w:rsidR="004D5DEE" w:rsidRDefault="00DF48FB" w:rsidP="004D5DEE">
      <w:pPr>
        <w:bidi w:val="0"/>
        <w:spacing w:after="120"/>
        <w:rPr>
          <w:rFonts w:asciiTheme="minorHAnsi" w:hAnsiTheme="minorHAnsi" w:cstheme="minorHAnsi"/>
          <w:sz w:val="22"/>
          <w:szCs w:val="22"/>
        </w:rPr>
      </w:pPr>
      <w:r w:rsidRPr="00DF48FB">
        <w:rPr>
          <w:noProof/>
        </w:rPr>
        <w:br/>
      </w:r>
      <w:r w:rsidR="00C50972" w:rsidRPr="00FB09AA">
        <w:rPr>
          <w:b/>
          <w:bCs/>
          <w:noProof/>
        </w:rPr>
        <w:t>I</w:t>
      </w:r>
      <w:r w:rsidR="0049320A" w:rsidRPr="00FB09AA">
        <w:rPr>
          <w:b/>
          <w:bCs/>
          <w:noProof/>
        </w:rPr>
        <w:t>.</w:t>
      </w:r>
      <w:r w:rsidR="00C50972">
        <w:rPr>
          <w:noProof/>
        </w:rPr>
        <w:t xml:space="preserve"> </w:t>
      </w:r>
      <w:r w:rsidRPr="004210E7">
        <w:rPr>
          <w:rFonts w:asciiTheme="minorHAnsi" w:hAnsiTheme="minorHAnsi" w:cstheme="minorHAnsi"/>
          <w:b/>
          <w:bCs/>
          <w:sz w:val="26"/>
          <w:szCs w:val="26"/>
        </w:rPr>
        <w:t>Instruction</w:t>
      </w:r>
      <w:r w:rsidR="007C4CF9" w:rsidRPr="004210E7">
        <w:rPr>
          <w:rFonts w:asciiTheme="minorHAnsi" w:hAnsiTheme="minorHAnsi" w:cstheme="minorHAnsi"/>
          <w:b/>
          <w:bCs/>
          <w:sz w:val="26"/>
          <w:szCs w:val="26"/>
        </w:rPr>
        <w:t>s</w:t>
      </w:r>
      <w:r w:rsidRPr="004210E7">
        <w:rPr>
          <w:rFonts w:asciiTheme="minorHAnsi" w:hAnsiTheme="minorHAnsi" w:cstheme="minorHAnsi"/>
          <w:b/>
          <w:bCs/>
          <w:sz w:val="26"/>
          <w:szCs w:val="26"/>
        </w:rPr>
        <w:t xml:space="preserve"> </w:t>
      </w:r>
    </w:p>
    <w:p w14:paraId="54E512B3" w14:textId="18597B47" w:rsidR="00DF48FB" w:rsidRPr="00DF48FB" w:rsidRDefault="004D5DEE" w:rsidP="004D5DEE">
      <w:pPr>
        <w:bidi w:val="0"/>
        <w:spacing w:after="120"/>
        <w:rPr>
          <w:noProof/>
        </w:rPr>
      </w:pPr>
      <w:r>
        <w:rPr>
          <w:rFonts w:asciiTheme="minorHAnsi" w:hAnsiTheme="minorHAnsi" w:cstheme="minorHAnsi"/>
          <w:sz w:val="22"/>
          <w:szCs w:val="22"/>
        </w:rPr>
        <w:t xml:space="preserve">A printed copy of the Instructions will be provided to each participant when </w:t>
      </w:r>
      <w:r w:rsidR="00DF48FB" w:rsidRPr="004D5DEE">
        <w:rPr>
          <w:rFonts w:asciiTheme="minorHAnsi" w:hAnsiTheme="minorHAnsi" w:cstheme="minorHAnsi"/>
          <w:sz w:val="22"/>
          <w:szCs w:val="22"/>
        </w:rPr>
        <w:t>they arrive)</w:t>
      </w:r>
    </w:p>
    <w:p w14:paraId="730B3AAF" w14:textId="10477F85" w:rsidR="00074889" w:rsidRPr="008A3A93" w:rsidRDefault="0088533A" w:rsidP="008A3A93">
      <w:pPr>
        <w:bidi w:val="0"/>
        <w:spacing w:after="120"/>
        <w:jc w:val="both"/>
        <w:rPr>
          <w:rFonts w:asciiTheme="minorHAnsi" w:hAnsiTheme="minorHAnsi" w:cstheme="minorHAnsi"/>
          <w:sz w:val="22"/>
          <w:szCs w:val="22"/>
        </w:rPr>
      </w:pPr>
      <w:r w:rsidRPr="008A3A93">
        <w:rPr>
          <w:rFonts w:asciiTheme="minorHAnsi" w:hAnsiTheme="minorHAnsi" w:cstheme="minorHAnsi"/>
          <w:sz w:val="22"/>
          <w:szCs w:val="22"/>
        </w:rPr>
        <w:t xml:space="preserve"> </w:t>
      </w:r>
      <w:r w:rsidRPr="008A3A93">
        <w:rPr>
          <w:rFonts w:asciiTheme="minorHAnsi" w:hAnsiTheme="minorHAnsi" w:cs="Calibri"/>
          <w:sz w:val="22"/>
          <w:szCs w:val="22"/>
          <w:rtl/>
        </w:rPr>
        <w:t>אנא אשר את טופס הסכמה לניסוי</w:t>
      </w:r>
    </w:p>
    <w:p w14:paraId="3C0481D9" w14:textId="77777777" w:rsidR="0088533A" w:rsidRPr="0088533A" w:rsidRDefault="0088533A" w:rsidP="0088533A">
      <w:pPr>
        <w:pStyle w:val="ListParagraph"/>
        <w:bidi w:val="0"/>
        <w:spacing w:after="120"/>
        <w:ind w:left="360"/>
        <w:jc w:val="both"/>
        <w:rPr>
          <w:rFonts w:asciiTheme="minorHAnsi" w:hAnsiTheme="minorHAnsi" w:cstheme="minorHAnsi"/>
          <w:sz w:val="22"/>
          <w:szCs w:val="22"/>
        </w:rPr>
      </w:pPr>
    </w:p>
    <w:p w14:paraId="28C080C0" w14:textId="7827306E" w:rsidR="00F30EF7" w:rsidRPr="008A3A93" w:rsidRDefault="0088533A" w:rsidP="008A3A93">
      <w:pPr>
        <w:pStyle w:val="ListParagraph"/>
        <w:numPr>
          <w:ilvl w:val="0"/>
          <w:numId w:val="12"/>
        </w:numPr>
        <w:spacing w:after="120"/>
        <w:jc w:val="both"/>
        <w:rPr>
          <w:rFonts w:asciiTheme="minorHAnsi" w:hAnsiTheme="minorHAnsi" w:cstheme="minorHAnsi"/>
          <w:sz w:val="22"/>
          <w:szCs w:val="22"/>
        </w:rPr>
      </w:pPr>
      <w:r w:rsidRPr="008A3A93">
        <w:rPr>
          <w:rFonts w:asciiTheme="minorHAnsi" w:hAnsiTheme="minorHAnsi" w:cs="Calibri"/>
          <w:sz w:val="22"/>
          <w:szCs w:val="22"/>
          <w:rtl/>
        </w:rPr>
        <w:t>אנא מלא את השאלון הקצר</w:t>
      </w:r>
      <w:r w:rsidRPr="008A3A93">
        <w:rPr>
          <w:rFonts w:asciiTheme="minorHAnsi" w:hAnsiTheme="minorHAnsi" w:cs="Calibri"/>
          <w:sz w:val="22"/>
          <w:szCs w:val="22"/>
        </w:rPr>
        <w:t xml:space="preserve">   </w:t>
      </w:r>
    </w:p>
    <w:p w14:paraId="56775AA3" w14:textId="77777777" w:rsidR="0088533A" w:rsidRPr="0088533A" w:rsidRDefault="0088533A" w:rsidP="0088533A">
      <w:pPr>
        <w:pStyle w:val="ListParagraph"/>
        <w:rPr>
          <w:rFonts w:asciiTheme="minorHAnsi" w:hAnsiTheme="minorHAnsi" w:cstheme="minorHAnsi"/>
          <w:sz w:val="22"/>
          <w:szCs w:val="22"/>
        </w:rPr>
      </w:pPr>
    </w:p>
    <w:p w14:paraId="2ECD9FAE" w14:textId="7272728D" w:rsidR="00E15E54" w:rsidRDefault="00601C18" w:rsidP="00CD30BA">
      <w:pPr>
        <w:pStyle w:val="ListParagraph"/>
        <w:numPr>
          <w:ilvl w:val="0"/>
          <w:numId w:val="12"/>
        </w:numPr>
        <w:rPr>
          <w:noProof/>
        </w:rPr>
      </w:pPr>
      <w:r>
        <w:rPr>
          <w:rFonts w:hint="cs"/>
          <w:noProof/>
          <w:rtl/>
        </w:rPr>
        <w:t xml:space="preserve">בדקות הקרובות תתבקש לנהוג בסימולטור כדי להרגיש בנוח בנהיגה בסימולטור. התפקיד שלך זה לנהוג בסימולטור( בשימוש בגז ובברקס) כאילו זה העולם האמיתי. אנא נהג כמה שאתה צריך עד שאתה מרגיש בנוח </w:t>
      </w:r>
      <w:r w:rsidR="0088533A">
        <w:rPr>
          <w:noProof/>
        </w:rPr>
        <w:t xml:space="preserve"> </w:t>
      </w:r>
      <w:r>
        <w:rPr>
          <w:rFonts w:hint="cs"/>
          <w:noProof/>
          <w:rtl/>
        </w:rPr>
        <w:t>עם הסביבה ועם רמת הנהיגה שלך</w:t>
      </w:r>
      <w:r w:rsidR="00E15E54">
        <w:rPr>
          <w:noProof/>
        </w:rPr>
        <w:t xml:space="preserve"> </w:t>
      </w:r>
    </w:p>
    <w:p w14:paraId="5D180BD8" w14:textId="77777777" w:rsidR="00CD30BA" w:rsidRDefault="00CD30BA" w:rsidP="008A3A93">
      <w:pPr>
        <w:pStyle w:val="ListParagraph"/>
        <w:ind w:left="360"/>
        <w:rPr>
          <w:noProof/>
          <w:rtl/>
        </w:rPr>
      </w:pPr>
    </w:p>
    <w:p w14:paraId="14556AD1" w14:textId="72DE1B23" w:rsidR="00601C18" w:rsidRDefault="00CD30BA" w:rsidP="008A3A93">
      <w:pPr>
        <w:pStyle w:val="ListParagraph"/>
        <w:numPr>
          <w:ilvl w:val="0"/>
          <w:numId w:val="12"/>
        </w:numPr>
        <w:rPr>
          <w:noProof/>
          <w:rtl/>
        </w:rPr>
      </w:pPr>
      <w:r w:rsidRPr="008A3A93">
        <w:rPr>
          <w:rFonts w:hint="eastAsia"/>
          <w:noProof/>
          <w:rtl/>
        </w:rPr>
        <w:t>נסה</w:t>
      </w:r>
      <w:r w:rsidRPr="008A3A93">
        <w:rPr>
          <w:noProof/>
          <w:rtl/>
        </w:rPr>
        <w:t xml:space="preserve"> לשמור על מרחק אחיד מהרכב שלפניך כסימן שאתה שלוט בתאוצה ומהירות הרכב </w:t>
      </w:r>
      <w:r w:rsidR="00601C18">
        <w:rPr>
          <w:rFonts w:hint="cs"/>
          <w:noProof/>
          <w:rtl/>
        </w:rPr>
        <w:t xml:space="preserve">כשאתה מרגיש בנוח עם הסימולטור אנא יידע את הניסיין והוא יאתחל את הסימולטור עם השיירת רכבים. </w:t>
      </w:r>
    </w:p>
    <w:p w14:paraId="1C2F54F5" w14:textId="4575806F" w:rsidR="00CD30BA" w:rsidRPr="008A3A93" w:rsidRDefault="00CD30BA" w:rsidP="008A3A93">
      <w:pPr>
        <w:bidi w:val="0"/>
        <w:spacing w:after="120"/>
        <w:jc w:val="both"/>
        <w:rPr>
          <w:rFonts w:asciiTheme="minorHAnsi" w:hAnsiTheme="minorHAnsi" w:cstheme="minorHAnsi"/>
          <w:sz w:val="22"/>
          <w:szCs w:val="22"/>
        </w:rPr>
      </w:pPr>
    </w:p>
    <w:p w14:paraId="116CE8B7" w14:textId="6CA9A559" w:rsidR="00601C18" w:rsidRDefault="00601C18" w:rsidP="008A3A93">
      <w:pPr>
        <w:pStyle w:val="ListParagraph"/>
        <w:numPr>
          <w:ilvl w:val="0"/>
          <w:numId w:val="12"/>
        </w:numPr>
        <w:rPr>
          <w:noProof/>
          <w:rtl/>
        </w:rPr>
      </w:pPr>
      <w:r>
        <w:rPr>
          <w:rFonts w:hint="cs"/>
          <w:noProof/>
          <w:rtl/>
        </w:rPr>
        <w:t>אחרי שהסימול</w:t>
      </w:r>
      <w:r w:rsidR="00CD30BA">
        <w:rPr>
          <w:rFonts w:hint="cs"/>
          <w:noProof/>
          <w:rtl/>
        </w:rPr>
        <w:t>ציה</w:t>
      </w:r>
      <w:r>
        <w:rPr>
          <w:rFonts w:hint="cs"/>
          <w:noProof/>
          <w:rtl/>
        </w:rPr>
        <w:t xml:space="preserve"> </w:t>
      </w:r>
      <w:r w:rsidR="00CD30BA">
        <w:rPr>
          <w:rFonts w:hint="cs"/>
          <w:noProof/>
          <w:rtl/>
        </w:rPr>
        <w:t>ת</w:t>
      </w:r>
      <w:r>
        <w:rPr>
          <w:rFonts w:hint="cs"/>
          <w:noProof/>
          <w:rtl/>
        </w:rPr>
        <w:t>תחיל תתבקש לעבור למצב נהיגה ידני, לחץ כשאתה מרגיש בנוח</w:t>
      </w:r>
    </w:p>
    <w:p w14:paraId="675704C3" w14:textId="0561FB1D" w:rsidR="00601C18" w:rsidRDefault="00601C18" w:rsidP="00D1684C">
      <w:pPr>
        <w:pStyle w:val="ListParagraph"/>
        <w:numPr>
          <w:ilvl w:val="0"/>
          <w:numId w:val="5"/>
        </w:numPr>
        <w:rPr>
          <w:noProof/>
        </w:rPr>
      </w:pPr>
      <w:r>
        <w:rPr>
          <w:rFonts w:hint="cs"/>
          <w:noProof/>
          <w:rtl/>
        </w:rPr>
        <w:t>אם זה הבקרה המשולבת אנא התנהג שהשליטה בידיים שלך בצורה מידיית</w:t>
      </w:r>
    </w:p>
    <w:p w14:paraId="7D26C612" w14:textId="1FD874CC" w:rsidR="00601C18" w:rsidRDefault="00601C18" w:rsidP="00D1684C">
      <w:pPr>
        <w:pStyle w:val="ListParagraph"/>
        <w:numPr>
          <w:ilvl w:val="0"/>
          <w:numId w:val="5"/>
        </w:numPr>
        <w:rPr>
          <w:noProof/>
        </w:rPr>
      </w:pPr>
      <w:r>
        <w:rPr>
          <w:rFonts w:hint="cs"/>
          <w:noProof/>
          <w:rtl/>
        </w:rPr>
        <w:t>אם זה המעבר שליטה, חכה להודעה שאתה יכול לקחת שליטה</w:t>
      </w:r>
    </w:p>
    <w:p w14:paraId="5209B0DA" w14:textId="77777777" w:rsidR="00CD30BA" w:rsidRDefault="00CD30BA" w:rsidP="0088533A">
      <w:pPr>
        <w:pStyle w:val="ListParagraph"/>
        <w:ind w:left="360"/>
        <w:rPr>
          <w:noProof/>
        </w:rPr>
      </w:pPr>
    </w:p>
    <w:p w14:paraId="5294C5DF" w14:textId="2BE4D854" w:rsidR="00601C18" w:rsidRPr="00DF48FB" w:rsidRDefault="00601C18" w:rsidP="008A3A93">
      <w:pPr>
        <w:pStyle w:val="ListParagraph"/>
        <w:numPr>
          <w:ilvl w:val="0"/>
          <w:numId w:val="12"/>
        </w:numPr>
        <w:rPr>
          <w:noProof/>
          <w:rtl/>
        </w:rPr>
      </w:pPr>
      <w:r>
        <w:rPr>
          <w:rFonts w:hint="cs"/>
          <w:noProof/>
          <w:rtl/>
        </w:rPr>
        <w:t>הנסיין יודיע לך כשאתה צריך להפסיק את הסמולטר, לאחר מכן אנא מלא את השאלון.</w:t>
      </w:r>
    </w:p>
    <w:p w14:paraId="583AE55B" w14:textId="77777777" w:rsidR="009B08FF" w:rsidRDefault="009B08FF" w:rsidP="009B08FF">
      <w:pPr>
        <w:bidi w:val="0"/>
        <w:spacing w:after="0"/>
        <w:rPr>
          <w:noProof/>
        </w:rPr>
      </w:pPr>
    </w:p>
    <w:p w14:paraId="7F3A3A13" w14:textId="77777777" w:rsidR="009B08FF" w:rsidRDefault="009B08FF" w:rsidP="009B08FF">
      <w:pPr>
        <w:bidi w:val="0"/>
        <w:spacing w:after="0"/>
        <w:rPr>
          <w:noProof/>
        </w:rPr>
      </w:pPr>
    </w:p>
    <w:p w14:paraId="72D70DDD" w14:textId="77777777" w:rsidR="009B08FF" w:rsidRDefault="009B08FF" w:rsidP="009B08FF">
      <w:pPr>
        <w:bidi w:val="0"/>
        <w:spacing w:after="0"/>
        <w:rPr>
          <w:noProof/>
        </w:rPr>
      </w:pPr>
    </w:p>
    <w:p w14:paraId="74EC31FC" w14:textId="77777777" w:rsidR="009B08FF" w:rsidRDefault="009B08FF" w:rsidP="009B08FF">
      <w:pPr>
        <w:bidi w:val="0"/>
        <w:spacing w:after="0"/>
        <w:rPr>
          <w:noProof/>
        </w:rPr>
      </w:pPr>
    </w:p>
    <w:p w14:paraId="3E57B3AC" w14:textId="77777777" w:rsidR="009B08FF" w:rsidRDefault="009B08FF" w:rsidP="009B08FF">
      <w:pPr>
        <w:bidi w:val="0"/>
        <w:spacing w:after="0"/>
        <w:rPr>
          <w:noProof/>
        </w:rPr>
      </w:pPr>
    </w:p>
    <w:p w14:paraId="72CA0DFC" w14:textId="77777777" w:rsidR="009B08FF" w:rsidRDefault="009B08FF" w:rsidP="009B08FF">
      <w:pPr>
        <w:bidi w:val="0"/>
        <w:spacing w:after="0"/>
        <w:rPr>
          <w:noProof/>
        </w:rPr>
      </w:pPr>
    </w:p>
    <w:p w14:paraId="04878666" w14:textId="77777777" w:rsidR="009B08FF" w:rsidRDefault="009B08FF" w:rsidP="009B08FF">
      <w:pPr>
        <w:bidi w:val="0"/>
        <w:spacing w:after="0"/>
        <w:rPr>
          <w:noProof/>
        </w:rPr>
      </w:pPr>
    </w:p>
    <w:p w14:paraId="34AD76B0" w14:textId="77777777" w:rsidR="009B08FF" w:rsidRDefault="009B08FF" w:rsidP="009B08FF">
      <w:pPr>
        <w:bidi w:val="0"/>
        <w:spacing w:after="0"/>
        <w:rPr>
          <w:noProof/>
        </w:rPr>
      </w:pPr>
    </w:p>
    <w:p w14:paraId="3FB76FE8" w14:textId="77777777" w:rsidR="009B08FF" w:rsidRDefault="009B08FF" w:rsidP="009B08FF">
      <w:pPr>
        <w:bidi w:val="0"/>
        <w:spacing w:after="0"/>
        <w:rPr>
          <w:noProof/>
        </w:rPr>
      </w:pPr>
    </w:p>
    <w:p w14:paraId="5226FFCB" w14:textId="7C6C8C57" w:rsidR="00FB09AA" w:rsidRDefault="00FB09AA">
      <w:pPr>
        <w:bidi w:val="0"/>
        <w:spacing w:after="0"/>
        <w:rPr>
          <w:noProof/>
        </w:rPr>
      </w:pPr>
      <w:r>
        <w:rPr>
          <w:noProof/>
        </w:rPr>
        <w:br w:type="page"/>
      </w:r>
    </w:p>
    <w:p w14:paraId="752AEF6F" w14:textId="77777777" w:rsidR="009B08FF" w:rsidRDefault="009B08FF" w:rsidP="009B08FF">
      <w:pPr>
        <w:bidi w:val="0"/>
        <w:spacing w:after="0"/>
        <w:rPr>
          <w:noProof/>
        </w:rPr>
      </w:pPr>
    </w:p>
    <w:p w14:paraId="5FB2D3CF" w14:textId="1FB9CE62" w:rsidR="00601C18" w:rsidRDefault="0049320A" w:rsidP="009B08FF">
      <w:pPr>
        <w:bidi w:val="0"/>
        <w:spacing w:after="0"/>
        <w:rPr>
          <w:noProof/>
        </w:rPr>
      </w:pPr>
      <w:r w:rsidRPr="00FB09AA">
        <w:rPr>
          <w:b/>
          <w:bCs/>
          <w:noProof/>
        </w:rPr>
        <w:t>II</w:t>
      </w:r>
      <w:r>
        <w:rPr>
          <w:noProof/>
        </w:rPr>
        <w:t xml:space="preserve">. </w:t>
      </w:r>
      <w:r w:rsidR="00585C4B">
        <w:rPr>
          <w:rFonts w:asciiTheme="minorHAnsi" w:hAnsiTheme="minorHAnsi" w:cstheme="minorHAnsi"/>
          <w:b/>
          <w:bCs/>
          <w:sz w:val="26"/>
          <w:szCs w:val="26"/>
        </w:rPr>
        <w:t xml:space="preserve">Demographics </w:t>
      </w:r>
      <w:r w:rsidR="004D5DEE">
        <w:rPr>
          <w:rFonts w:asciiTheme="minorHAnsi" w:hAnsiTheme="minorHAnsi" w:cstheme="minorHAnsi"/>
          <w:b/>
          <w:bCs/>
          <w:sz w:val="26"/>
          <w:szCs w:val="26"/>
        </w:rPr>
        <w:t>Q</w:t>
      </w:r>
      <w:r w:rsidR="00601C18" w:rsidRPr="004210E7">
        <w:rPr>
          <w:rFonts w:asciiTheme="minorHAnsi" w:hAnsiTheme="minorHAnsi" w:cstheme="minorHAnsi"/>
          <w:b/>
          <w:bCs/>
          <w:sz w:val="26"/>
          <w:szCs w:val="26"/>
        </w:rPr>
        <w:t xml:space="preserve">uestionnaire </w:t>
      </w:r>
      <w:r w:rsidR="004D5DEE">
        <w:rPr>
          <w:rFonts w:asciiTheme="minorHAnsi" w:hAnsiTheme="minorHAnsi" w:cstheme="minorHAnsi"/>
          <w:b/>
          <w:bCs/>
          <w:sz w:val="26"/>
          <w:szCs w:val="26"/>
        </w:rPr>
        <w:t>to complete BEFORE</w:t>
      </w:r>
      <w:r w:rsidR="00601C18" w:rsidRPr="004210E7">
        <w:rPr>
          <w:rFonts w:asciiTheme="minorHAnsi" w:hAnsiTheme="minorHAnsi" w:cstheme="minorHAnsi"/>
          <w:b/>
          <w:bCs/>
          <w:sz w:val="26"/>
          <w:szCs w:val="26"/>
        </w:rPr>
        <w:t xml:space="preserve"> the </w:t>
      </w:r>
      <w:r w:rsidRPr="004210E7">
        <w:rPr>
          <w:rFonts w:asciiTheme="minorHAnsi" w:hAnsiTheme="minorHAnsi" w:cstheme="minorHAnsi"/>
          <w:b/>
          <w:bCs/>
          <w:sz w:val="26"/>
          <w:szCs w:val="26"/>
        </w:rPr>
        <w:t>s</w:t>
      </w:r>
      <w:r w:rsidR="007C4CF9" w:rsidRPr="004210E7">
        <w:rPr>
          <w:rFonts w:asciiTheme="minorHAnsi" w:hAnsiTheme="minorHAnsi" w:cstheme="minorHAnsi"/>
          <w:b/>
          <w:bCs/>
          <w:sz w:val="26"/>
          <w:szCs w:val="26"/>
        </w:rPr>
        <w:t>ession</w:t>
      </w:r>
    </w:p>
    <w:p w14:paraId="61CCA8E1" w14:textId="58EAC010" w:rsidR="0049320A" w:rsidRPr="004D5DEE" w:rsidRDefault="0049320A" w:rsidP="0049320A">
      <w:pPr>
        <w:bidi w:val="0"/>
        <w:spacing w:after="120"/>
        <w:rPr>
          <w:rFonts w:asciiTheme="minorHAnsi" w:hAnsiTheme="minorHAnsi" w:cstheme="minorHAnsi"/>
          <w:sz w:val="22"/>
          <w:szCs w:val="22"/>
        </w:rPr>
      </w:pPr>
      <w:r w:rsidRPr="004D5DEE">
        <w:rPr>
          <w:rFonts w:asciiTheme="minorHAnsi" w:hAnsiTheme="minorHAnsi" w:cstheme="minorHAnsi"/>
          <w:sz w:val="22"/>
          <w:szCs w:val="22"/>
        </w:rPr>
        <w:t xml:space="preserve">Since all of the participants are expected to speak </w:t>
      </w:r>
      <w:r w:rsidR="004D5DEE" w:rsidRPr="004D5DEE">
        <w:rPr>
          <w:rFonts w:asciiTheme="minorHAnsi" w:hAnsiTheme="minorHAnsi" w:cstheme="minorHAnsi"/>
          <w:sz w:val="22"/>
          <w:szCs w:val="22"/>
        </w:rPr>
        <w:t>H</w:t>
      </w:r>
      <w:r w:rsidRPr="004D5DEE">
        <w:rPr>
          <w:rFonts w:asciiTheme="minorHAnsi" w:hAnsiTheme="minorHAnsi" w:cstheme="minorHAnsi"/>
          <w:sz w:val="22"/>
          <w:szCs w:val="22"/>
        </w:rPr>
        <w:t xml:space="preserve">ebrew, the questionnaires will be in </w:t>
      </w:r>
      <w:r w:rsidR="004D5DEE">
        <w:rPr>
          <w:rFonts w:asciiTheme="minorHAnsi" w:hAnsiTheme="minorHAnsi" w:cstheme="minorHAnsi"/>
          <w:sz w:val="22"/>
          <w:szCs w:val="22"/>
        </w:rPr>
        <w:t>H</w:t>
      </w:r>
      <w:r w:rsidRPr="004D5DEE">
        <w:rPr>
          <w:rFonts w:asciiTheme="minorHAnsi" w:hAnsiTheme="minorHAnsi" w:cstheme="minorHAnsi"/>
          <w:sz w:val="22"/>
          <w:szCs w:val="22"/>
        </w:rPr>
        <w:t>ebrew</w:t>
      </w:r>
      <w:r w:rsidR="004D5DEE">
        <w:rPr>
          <w:rFonts w:asciiTheme="minorHAnsi" w:hAnsiTheme="minorHAnsi" w:cstheme="minorHAnsi"/>
          <w:sz w:val="22"/>
          <w:szCs w:val="22"/>
        </w:rPr>
        <w:t>.</w:t>
      </w:r>
      <w:r w:rsidRPr="004D5DEE">
        <w:rPr>
          <w:rFonts w:asciiTheme="minorHAnsi" w:hAnsiTheme="minorHAnsi" w:cstheme="minorHAnsi"/>
          <w:sz w:val="22"/>
          <w:szCs w:val="22"/>
        </w:rPr>
        <w:t xml:space="preserve"> </w:t>
      </w:r>
    </w:p>
    <w:p w14:paraId="44A9393E" w14:textId="77777777" w:rsidR="009B08FF" w:rsidRDefault="009B08FF" w:rsidP="009B08FF">
      <w:pPr>
        <w:spacing w:after="120"/>
        <w:rPr>
          <w:noProof/>
          <w:rtl/>
        </w:rPr>
      </w:pPr>
      <w:r>
        <w:rPr>
          <w:noProof/>
        </w:rPr>
        <w:drawing>
          <wp:inline distT="0" distB="0" distL="0" distR="0" wp14:anchorId="426EA0F2" wp14:editId="29213D88">
            <wp:extent cx="5619750" cy="8020050"/>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9750" cy="8020050"/>
                    </a:xfrm>
                    <a:prstGeom prst="rect">
                      <a:avLst/>
                    </a:prstGeom>
                  </pic:spPr>
                </pic:pic>
              </a:graphicData>
            </a:graphic>
          </wp:inline>
        </w:drawing>
      </w:r>
    </w:p>
    <w:p w14:paraId="5885D2FD" w14:textId="77777777" w:rsidR="00FB09AA" w:rsidRDefault="00FB09AA" w:rsidP="009B08FF">
      <w:pPr>
        <w:bidi w:val="0"/>
        <w:spacing w:after="120"/>
        <w:rPr>
          <w:noProof/>
        </w:rPr>
      </w:pPr>
    </w:p>
    <w:p w14:paraId="2B05CC54" w14:textId="1892F320" w:rsidR="009B08FF" w:rsidRPr="007C4CF9" w:rsidRDefault="009B08FF" w:rsidP="00FB09AA">
      <w:pPr>
        <w:bidi w:val="0"/>
        <w:spacing w:after="120"/>
        <w:rPr>
          <w:b/>
          <w:bCs/>
          <w:noProof/>
        </w:rPr>
      </w:pPr>
      <w:r w:rsidRPr="00FB09AA">
        <w:rPr>
          <w:b/>
          <w:bCs/>
          <w:noProof/>
        </w:rPr>
        <w:t>III</w:t>
      </w:r>
      <w:r>
        <w:rPr>
          <w:noProof/>
        </w:rPr>
        <w:t xml:space="preserve">. </w:t>
      </w:r>
      <w:r>
        <w:rPr>
          <w:rFonts w:asciiTheme="minorHAnsi" w:hAnsiTheme="minorHAnsi" w:cstheme="minorHAnsi"/>
          <w:b/>
          <w:bCs/>
          <w:sz w:val="26"/>
          <w:szCs w:val="26"/>
        </w:rPr>
        <w:t>Q</w:t>
      </w:r>
      <w:r w:rsidRPr="004210E7">
        <w:rPr>
          <w:rFonts w:asciiTheme="minorHAnsi" w:hAnsiTheme="minorHAnsi" w:cstheme="minorHAnsi"/>
          <w:b/>
          <w:bCs/>
          <w:sz w:val="26"/>
          <w:szCs w:val="26"/>
        </w:rPr>
        <w:t xml:space="preserve">uestionnaire </w:t>
      </w:r>
      <w:r>
        <w:rPr>
          <w:rFonts w:asciiTheme="minorHAnsi" w:hAnsiTheme="minorHAnsi" w:cstheme="minorHAnsi"/>
          <w:b/>
          <w:bCs/>
          <w:sz w:val="26"/>
          <w:szCs w:val="26"/>
        </w:rPr>
        <w:t xml:space="preserve">to complete AFTER </w:t>
      </w:r>
      <w:r w:rsidRPr="004210E7">
        <w:rPr>
          <w:rFonts w:asciiTheme="minorHAnsi" w:hAnsiTheme="minorHAnsi" w:cstheme="minorHAnsi"/>
          <w:b/>
          <w:bCs/>
          <w:sz w:val="26"/>
          <w:szCs w:val="26"/>
        </w:rPr>
        <w:t xml:space="preserve">the session </w:t>
      </w:r>
    </w:p>
    <w:p w14:paraId="75DB8F4F" w14:textId="7EBA1AF6" w:rsidR="00601C18" w:rsidRDefault="009B08FF" w:rsidP="009B08FF">
      <w:pPr>
        <w:spacing w:after="120"/>
        <w:rPr>
          <w:noProof/>
          <w:rtl/>
        </w:rPr>
      </w:pPr>
      <w:ins w:id="2" w:author="אריה כהן" w:date="2021-10-28T13:10:00Z">
        <w:r>
          <w:rPr>
            <w:noProof/>
          </w:rPr>
          <w:drawing>
            <wp:inline distT="0" distB="0" distL="0" distR="0" wp14:anchorId="7DE28433" wp14:editId="47072F7B">
              <wp:extent cx="5759450" cy="7254240"/>
              <wp:effectExtent l="0" t="0" r="0" b="3810"/>
              <wp:docPr id="3" name="תמונה 3"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תמונה שמכילה טקסט&#10;&#10;התיאור נוצר באופן אוטומטי"/>
                      <pic:cNvPicPr/>
                    </pic:nvPicPr>
                    <pic:blipFill>
                      <a:blip r:embed="rId13"/>
                      <a:stretch>
                        <a:fillRect/>
                      </a:stretch>
                    </pic:blipFill>
                    <pic:spPr>
                      <a:xfrm>
                        <a:off x="0" y="0"/>
                        <a:ext cx="5759450" cy="7254240"/>
                      </a:xfrm>
                      <a:prstGeom prst="rect">
                        <a:avLst/>
                      </a:prstGeom>
                    </pic:spPr>
                  </pic:pic>
                </a:graphicData>
              </a:graphic>
            </wp:inline>
          </w:drawing>
        </w:r>
      </w:ins>
    </w:p>
    <w:p w14:paraId="3BD5DFC1" w14:textId="78A134AD" w:rsidR="009B08FF" w:rsidRPr="00DF48FB" w:rsidRDefault="009B08FF" w:rsidP="009B08FF">
      <w:pPr>
        <w:spacing w:after="120"/>
        <w:rPr>
          <w:noProof/>
          <w:rtl/>
        </w:rPr>
      </w:pPr>
      <w:ins w:id="3" w:author="אריה כהן" w:date="2021-10-28T13:11:00Z">
        <w:r>
          <w:rPr>
            <w:noProof/>
          </w:rPr>
          <w:lastRenderedPageBreak/>
          <w:drawing>
            <wp:inline distT="0" distB="0" distL="0" distR="0" wp14:anchorId="5B6ED326" wp14:editId="59EC49D2">
              <wp:extent cx="5759450" cy="7923530"/>
              <wp:effectExtent l="0" t="0" r="0" b="1270"/>
              <wp:docPr id="4" name="תמונה 4"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תמונה שמכילה טקסט&#10;&#10;התיאור נוצר באופן אוטומטי"/>
                      <pic:cNvPicPr/>
                    </pic:nvPicPr>
                    <pic:blipFill>
                      <a:blip r:embed="rId14"/>
                      <a:stretch>
                        <a:fillRect/>
                      </a:stretch>
                    </pic:blipFill>
                    <pic:spPr>
                      <a:xfrm>
                        <a:off x="0" y="0"/>
                        <a:ext cx="5759450" cy="7923530"/>
                      </a:xfrm>
                      <a:prstGeom prst="rect">
                        <a:avLst/>
                      </a:prstGeom>
                    </pic:spPr>
                  </pic:pic>
                </a:graphicData>
              </a:graphic>
            </wp:inline>
          </w:drawing>
        </w:r>
      </w:ins>
    </w:p>
    <w:p w14:paraId="3CD619BD" w14:textId="4070F0C0" w:rsidR="00DF48FB" w:rsidRPr="00DF48FB" w:rsidRDefault="00DF48FB">
      <w:pPr>
        <w:bidi w:val="0"/>
        <w:spacing w:after="120"/>
        <w:rPr>
          <w:noProof/>
        </w:rPr>
      </w:pPr>
    </w:p>
    <w:p w14:paraId="7CA62CF7" w14:textId="77777777" w:rsidR="00DF48FB" w:rsidRPr="00DF48FB" w:rsidRDefault="00DF48FB" w:rsidP="00DF48FB">
      <w:pPr>
        <w:bidi w:val="0"/>
        <w:spacing w:after="120"/>
        <w:rPr>
          <w:noProof/>
        </w:rPr>
      </w:pPr>
    </w:p>
    <w:p w14:paraId="243D2E96" w14:textId="77777777" w:rsidR="000322ED" w:rsidRDefault="000322ED" w:rsidP="00DF48FB">
      <w:pPr>
        <w:bidi w:val="0"/>
        <w:spacing w:after="120"/>
        <w:rPr>
          <w:noProof/>
        </w:rPr>
      </w:pPr>
    </w:p>
    <w:p w14:paraId="234CD43F" w14:textId="77777777" w:rsidR="000322ED" w:rsidRDefault="000322ED" w:rsidP="000322ED">
      <w:pPr>
        <w:bidi w:val="0"/>
        <w:spacing w:after="120"/>
        <w:rPr>
          <w:noProof/>
        </w:rPr>
      </w:pPr>
    </w:p>
    <w:p w14:paraId="5AFD5F4C" w14:textId="77777777" w:rsidR="000322ED" w:rsidRDefault="000322ED" w:rsidP="000322ED">
      <w:pPr>
        <w:bidi w:val="0"/>
        <w:spacing w:after="120"/>
        <w:rPr>
          <w:noProof/>
        </w:rPr>
      </w:pPr>
    </w:p>
    <w:p w14:paraId="6CDECF84" w14:textId="77777777" w:rsidR="000322ED" w:rsidRDefault="000322ED" w:rsidP="000322ED">
      <w:pPr>
        <w:bidi w:val="0"/>
        <w:spacing w:after="120"/>
        <w:rPr>
          <w:noProof/>
        </w:rPr>
      </w:pPr>
    </w:p>
    <w:p w14:paraId="108A7C71" w14:textId="48A1F1B7" w:rsidR="000322ED" w:rsidRDefault="009B08FF" w:rsidP="000322ED">
      <w:pPr>
        <w:bidi w:val="0"/>
        <w:spacing w:after="120"/>
        <w:rPr>
          <w:noProof/>
        </w:rPr>
      </w:pPr>
      <w:r>
        <w:rPr>
          <w:noProof/>
        </w:rPr>
        <w:drawing>
          <wp:inline distT="0" distB="0" distL="0" distR="0" wp14:anchorId="07C2E502" wp14:editId="52476FB4">
            <wp:extent cx="5759450" cy="7920355"/>
            <wp:effectExtent l="0" t="0" r="0" b="4445"/>
            <wp:docPr id="5" name="תמונה 5"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 5" descr="תמונה שמכילה טקסט&#10;&#10;התיאור נוצר באופן אוטומטי"/>
                    <pic:cNvPicPr/>
                  </pic:nvPicPr>
                  <pic:blipFill>
                    <a:blip r:embed="rId15"/>
                    <a:stretch>
                      <a:fillRect/>
                    </a:stretch>
                  </pic:blipFill>
                  <pic:spPr>
                    <a:xfrm>
                      <a:off x="0" y="0"/>
                      <a:ext cx="5759450" cy="7920355"/>
                    </a:xfrm>
                    <a:prstGeom prst="rect">
                      <a:avLst/>
                    </a:prstGeom>
                  </pic:spPr>
                </pic:pic>
              </a:graphicData>
            </a:graphic>
          </wp:inline>
        </w:drawing>
      </w:r>
    </w:p>
    <w:p w14:paraId="57DB7BA9" w14:textId="77777777" w:rsidR="000322ED" w:rsidRDefault="000322ED" w:rsidP="000322ED">
      <w:pPr>
        <w:bidi w:val="0"/>
        <w:spacing w:after="120"/>
        <w:rPr>
          <w:noProof/>
        </w:rPr>
      </w:pPr>
    </w:p>
    <w:p w14:paraId="0E18009C" w14:textId="6171B271" w:rsidR="00DF48FB" w:rsidRDefault="004210E7">
      <w:pPr>
        <w:bidi w:val="0"/>
        <w:spacing w:after="120"/>
        <w:rPr>
          <w:rFonts w:asciiTheme="minorHAnsi" w:hAnsiTheme="minorHAnsi" w:cstheme="minorHAnsi"/>
          <w:b/>
          <w:bCs/>
          <w:sz w:val="26"/>
          <w:szCs w:val="26"/>
        </w:rPr>
      </w:pPr>
      <w:r w:rsidRPr="00FB09AA">
        <w:rPr>
          <w:b/>
          <w:bCs/>
          <w:noProof/>
        </w:rPr>
        <w:t>I</w:t>
      </w:r>
      <w:r w:rsidR="00C50972" w:rsidRPr="00FB09AA">
        <w:rPr>
          <w:b/>
          <w:bCs/>
          <w:noProof/>
        </w:rPr>
        <w:t>V</w:t>
      </w:r>
      <w:r w:rsidR="0049320A" w:rsidRPr="00FB09AA">
        <w:rPr>
          <w:b/>
          <w:bCs/>
          <w:noProof/>
        </w:rPr>
        <w:t>.</w:t>
      </w:r>
      <w:r w:rsidR="00C50972">
        <w:rPr>
          <w:noProof/>
        </w:rPr>
        <w:t xml:space="preserve"> </w:t>
      </w:r>
      <w:r w:rsidR="00DF48FB" w:rsidRPr="004210E7">
        <w:rPr>
          <w:rFonts w:asciiTheme="minorHAnsi" w:hAnsiTheme="minorHAnsi" w:cstheme="minorHAnsi"/>
          <w:b/>
          <w:bCs/>
          <w:sz w:val="26"/>
          <w:szCs w:val="26"/>
        </w:rPr>
        <w:t xml:space="preserve">Consent </w:t>
      </w:r>
      <w:r>
        <w:rPr>
          <w:rFonts w:asciiTheme="minorHAnsi" w:hAnsiTheme="minorHAnsi" w:cstheme="minorHAnsi"/>
          <w:b/>
          <w:bCs/>
          <w:sz w:val="26"/>
          <w:szCs w:val="26"/>
        </w:rPr>
        <w:t>F</w:t>
      </w:r>
      <w:r w:rsidR="00DF48FB" w:rsidRPr="004210E7">
        <w:rPr>
          <w:rFonts w:asciiTheme="minorHAnsi" w:hAnsiTheme="minorHAnsi" w:cstheme="minorHAnsi"/>
          <w:b/>
          <w:bCs/>
          <w:sz w:val="26"/>
          <w:szCs w:val="26"/>
        </w:rPr>
        <w:t>orm</w:t>
      </w:r>
    </w:p>
    <w:p w14:paraId="61D791FC" w14:textId="0A760167" w:rsidR="004D5DEE" w:rsidRDefault="004D5DEE" w:rsidP="004D5DEE">
      <w:pPr>
        <w:autoSpaceDE w:val="0"/>
        <w:autoSpaceDN w:val="0"/>
        <w:bidi w:val="0"/>
        <w:adjustRightInd w:val="0"/>
        <w:spacing w:after="0"/>
        <w:rPr>
          <w:rFonts w:ascii="CIDFont+F2" w:eastAsia="Calibri" w:hAnsi="Calibri" w:cs="CIDFont+F2"/>
          <w:sz w:val="22"/>
          <w:szCs w:val="22"/>
          <w:lang w:bidi="ar-SA"/>
        </w:rPr>
      </w:pPr>
      <w:r w:rsidRPr="004D5DEE">
        <w:rPr>
          <w:rFonts w:ascii="CIDFont+F2" w:eastAsia="Calibri" w:hAnsi="Calibri" w:cs="CIDFont+F2"/>
          <w:sz w:val="22"/>
          <w:szCs w:val="22"/>
          <w:lang w:bidi="ar-SA"/>
        </w:rPr>
        <w:t>(To be completed by participants on arrival)</w:t>
      </w:r>
    </w:p>
    <w:p w14:paraId="6C208EF4" w14:textId="77777777" w:rsidR="004D5DEE" w:rsidRPr="004D5DEE" w:rsidRDefault="004D5DEE" w:rsidP="004D5DEE">
      <w:pPr>
        <w:autoSpaceDE w:val="0"/>
        <w:autoSpaceDN w:val="0"/>
        <w:bidi w:val="0"/>
        <w:adjustRightInd w:val="0"/>
        <w:spacing w:after="0"/>
        <w:rPr>
          <w:rFonts w:ascii="CIDFont+F2" w:eastAsia="Calibri" w:hAnsi="Calibri" w:cs="CIDFont+F2"/>
          <w:sz w:val="22"/>
          <w:szCs w:val="22"/>
          <w:lang w:bidi="ar-SA"/>
        </w:rPr>
      </w:pPr>
    </w:p>
    <w:p w14:paraId="774CC548"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jc w:val="center"/>
        <w:rPr>
          <w:rFonts w:ascii="CIDFont+F1" w:eastAsia="Calibri" w:hAnsi="Calibri" w:cs="CIDFont+F1"/>
          <w:sz w:val="32"/>
          <w:szCs w:val="32"/>
          <w:lang w:bidi="ar-SA"/>
        </w:rPr>
      </w:pPr>
      <w:r w:rsidRPr="0088533A">
        <w:rPr>
          <w:rFonts w:ascii="CIDFont+F1" w:eastAsia="Calibri" w:hAnsi="Calibri" w:cs="CIDFont+F1"/>
          <w:sz w:val="32"/>
          <w:szCs w:val="32"/>
          <w:lang w:bidi="ar-SA"/>
        </w:rPr>
        <w:t>Consent Form</w:t>
      </w:r>
    </w:p>
    <w:p w14:paraId="4AD7F3C2"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sz w:val="22"/>
          <w:szCs w:val="22"/>
          <w:lang w:bidi="ar-SA"/>
        </w:rPr>
      </w:pPr>
    </w:p>
    <w:p w14:paraId="59AF2CF2"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Principal Investigators:</w:t>
      </w:r>
    </w:p>
    <w:p w14:paraId="305C2717"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p>
    <w:p w14:paraId="5A547BC4"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 xml:space="preserve">Avinoam Borowsky </w:t>
      </w:r>
    </w:p>
    <w:p w14:paraId="761CE2F2"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 xml:space="preserve">PhD Industrial Engineering and Management Dept. </w:t>
      </w:r>
    </w:p>
    <w:p w14:paraId="4D3B4876"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Ben Gurion University of the Negev</w:t>
      </w:r>
    </w:p>
    <w:p w14:paraId="7657BC18"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p>
    <w:p w14:paraId="1ED7CDC5"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 xml:space="preserve">Shai </w:t>
      </w:r>
      <w:proofErr w:type="spellStart"/>
      <w:r w:rsidRPr="0088533A">
        <w:rPr>
          <w:rFonts w:asciiTheme="minorHAnsi" w:eastAsia="Calibri" w:hAnsiTheme="minorHAnsi" w:cstheme="minorHAnsi"/>
          <w:sz w:val="22"/>
          <w:szCs w:val="22"/>
          <w:lang w:bidi="ar-SA"/>
        </w:rPr>
        <w:t>Arogeti</w:t>
      </w:r>
      <w:proofErr w:type="spellEnd"/>
      <w:r w:rsidRPr="0088533A">
        <w:rPr>
          <w:rFonts w:asciiTheme="minorHAnsi" w:eastAsia="Calibri" w:hAnsiTheme="minorHAnsi" w:cstheme="minorHAnsi"/>
          <w:sz w:val="22"/>
          <w:szCs w:val="22"/>
          <w:lang w:bidi="ar-SA"/>
        </w:rPr>
        <w:t xml:space="preserve">, </w:t>
      </w:r>
    </w:p>
    <w:p w14:paraId="57FDCB84"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 xml:space="preserve">PhD Mechanical Engineering Dept. </w:t>
      </w:r>
    </w:p>
    <w:p w14:paraId="3E7575B3"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lang w:bidi="ar-SA"/>
        </w:rPr>
      </w:pPr>
      <w:r w:rsidRPr="0088533A">
        <w:rPr>
          <w:rFonts w:asciiTheme="minorHAnsi" w:eastAsia="Calibri" w:hAnsiTheme="minorHAnsi" w:cstheme="minorHAnsi"/>
          <w:lang w:bidi="ar-SA"/>
        </w:rPr>
        <w:t>Ben Gurion University of the Negev.</w:t>
      </w:r>
    </w:p>
    <w:p w14:paraId="3B311956"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65A5D2C1"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 xml:space="preserve">You are invited to participate in a study conducted by the Ben Gurion University of the Negev. </w:t>
      </w:r>
    </w:p>
    <w:p w14:paraId="25932024"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The purpose of this study is to improve traffic safety – your participation answers will help us do this.</w:t>
      </w:r>
    </w:p>
    <w:p w14:paraId="1844B961"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p>
    <w:p w14:paraId="1F888FD6" w14:textId="04FD190B"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 xml:space="preserve">If you agree to be part of the study, you will drive a PC based driving </w:t>
      </w:r>
      <w:r w:rsidRPr="0088533A">
        <w:rPr>
          <w:rFonts w:asciiTheme="minorHAnsi" w:eastAsia="Calibri" w:hAnsiTheme="minorHAnsi" w:cstheme="minorHAnsi"/>
          <w:b/>
          <w:bCs/>
          <w:sz w:val="22"/>
          <w:szCs w:val="22"/>
          <w:lang w:bidi="ar-SA"/>
        </w:rPr>
        <w:t>simulator</w:t>
      </w:r>
      <w:r w:rsidRPr="0088533A">
        <w:rPr>
          <w:rFonts w:asciiTheme="minorHAnsi" w:eastAsia="Calibri" w:hAnsiTheme="minorHAnsi" w:cstheme="minorHAnsi"/>
          <w:sz w:val="22"/>
          <w:szCs w:val="22"/>
          <w:lang w:bidi="ar-SA"/>
        </w:rPr>
        <w:t xml:space="preserve"> </w:t>
      </w:r>
      <w:r w:rsidR="009B08FF">
        <w:rPr>
          <w:rFonts w:asciiTheme="minorHAnsi" w:eastAsia="Calibri" w:hAnsiTheme="minorHAnsi" w:cstheme="minorHAnsi"/>
          <w:sz w:val="22"/>
          <w:szCs w:val="22"/>
          <w:lang w:bidi="ar-SA"/>
        </w:rPr>
        <w:t>a</w:t>
      </w:r>
      <w:r w:rsidRPr="0088533A">
        <w:rPr>
          <w:rFonts w:asciiTheme="minorHAnsi" w:eastAsia="Calibri" w:hAnsiTheme="minorHAnsi" w:cstheme="minorHAnsi"/>
          <w:sz w:val="22"/>
          <w:szCs w:val="22"/>
          <w:lang w:bidi="ar-SA"/>
        </w:rPr>
        <w:t xml:space="preserve">t Dr </w:t>
      </w:r>
      <w:proofErr w:type="spellStart"/>
      <w:r w:rsidRPr="0088533A">
        <w:rPr>
          <w:rFonts w:asciiTheme="minorHAnsi" w:eastAsia="Calibri" w:hAnsiTheme="minorHAnsi" w:cstheme="minorHAnsi"/>
          <w:sz w:val="22"/>
          <w:szCs w:val="22"/>
          <w:lang w:bidi="ar-SA"/>
        </w:rPr>
        <w:t>Arogeti's</w:t>
      </w:r>
      <w:proofErr w:type="spellEnd"/>
      <w:r w:rsidRPr="0088533A">
        <w:rPr>
          <w:rFonts w:asciiTheme="minorHAnsi" w:eastAsia="Calibri" w:hAnsiTheme="minorHAnsi" w:cstheme="minorHAnsi"/>
          <w:sz w:val="22"/>
          <w:szCs w:val="22"/>
          <w:lang w:bidi="ar-SA"/>
        </w:rPr>
        <w:t xml:space="preserve"> lab</w:t>
      </w:r>
      <w:r w:rsidR="009B08FF">
        <w:rPr>
          <w:rFonts w:asciiTheme="minorHAnsi" w:eastAsia="Calibri" w:hAnsiTheme="minorHAnsi" w:cstheme="minorHAnsi"/>
          <w:sz w:val="22"/>
          <w:szCs w:val="22"/>
          <w:lang w:bidi="ar-SA"/>
        </w:rPr>
        <w:t>.</w:t>
      </w:r>
    </w:p>
    <w:p w14:paraId="5502D72A"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 xml:space="preserve">The experiment takes about half an hour during which you will also be asked to complete questionnaires. </w:t>
      </w:r>
    </w:p>
    <w:p w14:paraId="6905389A"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 xml:space="preserve">Signing this form means that you consent to participate in procedures described above. </w:t>
      </w:r>
    </w:p>
    <w:p w14:paraId="08595DB1"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sz w:val="22"/>
          <w:szCs w:val="22"/>
          <w:lang w:bidi="ar-SA"/>
        </w:rPr>
      </w:pPr>
    </w:p>
    <w:p w14:paraId="676BF86F"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b/>
          <w:bCs/>
          <w:sz w:val="22"/>
          <w:szCs w:val="22"/>
          <w:u w:val="single"/>
          <w:lang w:bidi="ar-SA"/>
        </w:rPr>
      </w:pPr>
      <w:r w:rsidRPr="0088533A">
        <w:rPr>
          <w:rFonts w:asciiTheme="minorHAnsi" w:eastAsia="Calibri" w:hAnsiTheme="minorHAnsi" w:cstheme="minorHAnsi"/>
          <w:b/>
          <w:bCs/>
          <w:sz w:val="22"/>
          <w:szCs w:val="22"/>
          <w:u w:val="single"/>
          <w:lang w:bidi="ar-SA"/>
        </w:rPr>
        <w:t xml:space="preserve">NOTE: </w:t>
      </w:r>
    </w:p>
    <w:p w14:paraId="3426AFD0" w14:textId="77777777" w:rsidR="0088533A" w:rsidRPr="0088533A" w:rsidRDefault="0088533A" w:rsidP="00670401">
      <w:pPr>
        <w:numPr>
          <w:ilvl w:val="0"/>
          <w:numId w:val="11"/>
        </w:numPr>
        <w:pBdr>
          <w:top w:val="single" w:sz="4" w:space="1" w:color="auto"/>
          <w:left w:val="single" w:sz="4" w:space="1" w:color="auto"/>
          <w:bottom w:val="single" w:sz="4" w:space="1" w:color="auto"/>
          <w:right w:val="single" w:sz="4" w:space="1" w:color="auto"/>
        </w:pBdr>
        <w:autoSpaceDE w:val="0"/>
        <w:autoSpaceDN w:val="0"/>
        <w:bidi w:val="0"/>
        <w:adjustRightInd w:val="0"/>
        <w:spacing w:after="0" w:line="259" w:lineRule="auto"/>
        <w:contextualSpacing/>
        <w:rPr>
          <w:rFonts w:asciiTheme="minorHAnsi" w:eastAsia="Calibri" w:hAnsiTheme="minorHAnsi" w:cstheme="minorHAnsi"/>
          <w:b/>
          <w:bCs/>
          <w:sz w:val="22"/>
          <w:szCs w:val="22"/>
          <w:lang w:bidi="ar-SA"/>
        </w:rPr>
      </w:pPr>
      <w:r w:rsidRPr="0088533A">
        <w:rPr>
          <w:rFonts w:asciiTheme="minorHAnsi" w:eastAsia="Calibri" w:hAnsiTheme="minorHAnsi" w:cstheme="minorHAnsi"/>
          <w:b/>
          <w:bCs/>
          <w:sz w:val="22"/>
          <w:szCs w:val="22"/>
          <w:lang w:bidi="ar-SA"/>
        </w:rPr>
        <w:t xml:space="preserve">We will not collect any identifying details about you. </w:t>
      </w:r>
    </w:p>
    <w:p w14:paraId="4B339135" w14:textId="77777777" w:rsidR="0088533A" w:rsidRPr="0088533A" w:rsidRDefault="0088533A" w:rsidP="00670401">
      <w:pPr>
        <w:numPr>
          <w:ilvl w:val="0"/>
          <w:numId w:val="11"/>
        </w:numPr>
        <w:pBdr>
          <w:top w:val="single" w:sz="4" w:space="1" w:color="auto"/>
          <w:left w:val="single" w:sz="4" w:space="1" w:color="auto"/>
          <w:bottom w:val="single" w:sz="4" w:space="1" w:color="auto"/>
          <w:right w:val="single" w:sz="4" w:space="1" w:color="auto"/>
        </w:pBdr>
        <w:autoSpaceDE w:val="0"/>
        <w:autoSpaceDN w:val="0"/>
        <w:bidi w:val="0"/>
        <w:adjustRightInd w:val="0"/>
        <w:spacing w:after="0" w:line="259" w:lineRule="auto"/>
        <w:contextualSpacing/>
        <w:rPr>
          <w:rFonts w:asciiTheme="minorHAnsi" w:eastAsia="Calibri" w:hAnsiTheme="minorHAnsi" w:cstheme="minorHAnsi"/>
          <w:b/>
          <w:bCs/>
          <w:sz w:val="22"/>
          <w:szCs w:val="22"/>
          <w:lang w:bidi="ar-SA"/>
        </w:rPr>
      </w:pPr>
      <w:r w:rsidRPr="0088533A">
        <w:rPr>
          <w:rFonts w:asciiTheme="minorHAnsi" w:eastAsia="Calibri" w:hAnsiTheme="minorHAnsi" w:cstheme="minorHAnsi"/>
          <w:b/>
          <w:bCs/>
          <w:sz w:val="22"/>
          <w:szCs w:val="22"/>
          <w:lang w:bidi="ar-SA"/>
        </w:rPr>
        <w:t xml:space="preserve">The only data we collect includes data from the driving simulator and answers to the questionnaire – this data that </w:t>
      </w:r>
      <w:r w:rsidRPr="0088533A">
        <w:rPr>
          <w:rFonts w:asciiTheme="minorHAnsi" w:eastAsia="Calibri" w:hAnsiTheme="minorHAnsi" w:cstheme="minorHAnsi"/>
          <w:b/>
          <w:bCs/>
          <w:sz w:val="22"/>
          <w:szCs w:val="22"/>
          <w:u w:val="single"/>
          <w:lang w:bidi="ar-SA"/>
        </w:rPr>
        <w:t>cannot be linked to any identifying details about you</w:t>
      </w:r>
      <w:r w:rsidRPr="0088533A">
        <w:rPr>
          <w:rFonts w:asciiTheme="minorHAnsi" w:eastAsia="Calibri" w:hAnsiTheme="minorHAnsi" w:cstheme="minorHAnsi"/>
          <w:b/>
          <w:bCs/>
          <w:sz w:val="22"/>
          <w:szCs w:val="22"/>
          <w:lang w:bidi="ar-SA"/>
        </w:rPr>
        <w:t>.</w:t>
      </w:r>
    </w:p>
    <w:p w14:paraId="14568582" w14:textId="77777777" w:rsidR="0088533A" w:rsidRPr="0088533A" w:rsidRDefault="0088533A" w:rsidP="00670401">
      <w:pPr>
        <w:numPr>
          <w:ilvl w:val="0"/>
          <w:numId w:val="11"/>
        </w:numPr>
        <w:pBdr>
          <w:top w:val="single" w:sz="4" w:space="1" w:color="auto"/>
          <w:left w:val="single" w:sz="4" w:space="1" w:color="auto"/>
          <w:bottom w:val="single" w:sz="4" w:space="1" w:color="auto"/>
          <w:right w:val="single" w:sz="4" w:space="1" w:color="auto"/>
        </w:pBdr>
        <w:autoSpaceDE w:val="0"/>
        <w:autoSpaceDN w:val="0"/>
        <w:bidi w:val="0"/>
        <w:adjustRightInd w:val="0"/>
        <w:spacing w:after="0" w:line="259" w:lineRule="auto"/>
        <w:contextualSpacing/>
        <w:rPr>
          <w:rFonts w:asciiTheme="minorHAnsi" w:eastAsia="Calibri" w:hAnsiTheme="minorHAnsi" w:cstheme="minorHAnsi"/>
          <w:b/>
          <w:bCs/>
          <w:sz w:val="22"/>
          <w:szCs w:val="22"/>
          <w:lang w:bidi="ar-SA"/>
        </w:rPr>
      </w:pPr>
      <w:r w:rsidRPr="0088533A">
        <w:rPr>
          <w:rFonts w:asciiTheme="minorHAnsi" w:eastAsia="Calibri" w:hAnsiTheme="minorHAnsi" w:cstheme="minorHAnsi"/>
          <w:b/>
          <w:bCs/>
          <w:sz w:val="22"/>
          <w:szCs w:val="22"/>
          <w:lang w:bidi="ar-SA"/>
        </w:rPr>
        <w:t>No person outside the research team will have any access to your information.</w:t>
      </w:r>
    </w:p>
    <w:p w14:paraId="564C8B3D" w14:textId="77777777" w:rsidR="0088533A" w:rsidRPr="0088533A" w:rsidRDefault="0088533A" w:rsidP="00670401">
      <w:pPr>
        <w:numPr>
          <w:ilvl w:val="0"/>
          <w:numId w:val="11"/>
        </w:numPr>
        <w:pBdr>
          <w:top w:val="single" w:sz="4" w:space="1" w:color="auto"/>
          <w:left w:val="single" w:sz="4" w:space="1" w:color="auto"/>
          <w:bottom w:val="single" w:sz="4" w:space="1" w:color="auto"/>
          <w:right w:val="single" w:sz="4" w:space="1" w:color="auto"/>
        </w:pBdr>
        <w:autoSpaceDE w:val="0"/>
        <w:autoSpaceDN w:val="0"/>
        <w:bidi w:val="0"/>
        <w:adjustRightInd w:val="0"/>
        <w:spacing w:after="0" w:line="259" w:lineRule="auto"/>
        <w:contextualSpacing/>
        <w:rPr>
          <w:rFonts w:asciiTheme="minorHAnsi" w:eastAsia="Calibri" w:hAnsiTheme="minorHAnsi" w:cstheme="minorHAnsi"/>
          <w:b/>
          <w:bCs/>
          <w:sz w:val="22"/>
          <w:szCs w:val="22"/>
          <w:lang w:bidi="ar-SA"/>
        </w:rPr>
      </w:pPr>
      <w:r w:rsidRPr="0088533A">
        <w:rPr>
          <w:rFonts w:asciiTheme="minorHAnsi" w:eastAsia="Calibri" w:hAnsiTheme="minorHAnsi" w:cstheme="minorHAnsi"/>
          <w:b/>
          <w:bCs/>
          <w:sz w:val="22"/>
          <w:szCs w:val="22"/>
          <w:lang w:bidi="ar-SA"/>
        </w:rPr>
        <w:t xml:space="preserve">Your identity will not be revealed in any publication resulting from this study. </w:t>
      </w:r>
    </w:p>
    <w:p w14:paraId="51869A25"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sz w:val="22"/>
          <w:szCs w:val="22"/>
          <w:lang w:bidi="ar-SA"/>
        </w:rPr>
      </w:pPr>
    </w:p>
    <w:p w14:paraId="33D4685D"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Also note that your participation in this study is voluntary, so that even if you sign this consent form, you may choose to stop driving and/or not answer any questionnaire at any time, and you may withdraw your consent to participate at any time. Should you decide not to participate or to withdraw from the study, this will not have any consequences for you.</w:t>
      </w:r>
    </w:p>
    <w:p w14:paraId="76B49957"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096B8B7B"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There is no compensation for participation in this study - your answers will help us improve traffic safety.</w:t>
      </w:r>
    </w:p>
    <w:p w14:paraId="7DD29E4F"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Arial" w:cs="CIDFont+F2"/>
          <w:sz w:val="22"/>
          <w:szCs w:val="22"/>
          <w:lang w:bidi="ar-SA"/>
        </w:rPr>
      </w:pPr>
    </w:p>
    <w:p w14:paraId="1410387C"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r w:rsidRPr="0088533A">
        <w:rPr>
          <w:rFonts w:asciiTheme="minorHAnsi" w:eastAsia="Calibri" w:hAnsiTheme="minorHAnsi" w:cstheme="minorHAnsi"/>
          <w:sz w:val="22"/>
          <w:szCs w:val="22"/>
          <w:lang w:bidi="ar-SA"/>
        </w:rPr>
        <w:t xml:space="preserve">If you have any questions or concerns about this study or if any problems arise, please contact:                 </w:t>
      </w:r>
      <w:r w:rsidRPr="0088533A">
        <w:rPr>
          <w:rFonts w:asciiTheme="minorHAnsi" w:eastAsia="Calibri" w:hAnsiTheme="minorHAnsi" w:cstheme="minorHAnsi"/>
          <w:b/>
          <w:bCs/>
          <w:sz w:val="22"/>
          <w:szCs w:val="22"/>
          <w:lang w:bidi="ar-SA"/>
        </w:rPr>
        <w:t>Dr Avinoam Borowsky</w:t>
      </w:r>
      <w:r w:rsidRPr="0088533A">
        <w:rPr>
          <w:rFonts w:asciiTheme="minorHAnsi" w:eastAsia="Calibri" w:hAnsiTheme="minorHAnsi" w:cstheme="minorHAnsi"/>
          <w:sz w:val="22"/>
          <w:szCs w:val="22"/>
          <w:lang w:bidi="ar-SA"/>
        </w:rPr>
        <w:t xml:space="preserve"> at 052-3321862</w:t>
      </w:r>
    </w:p>
    <w:p w14:paraId="4D53A338"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sz w:val="22"/>
          <w:szCs w:val="22"/>
          <w:lang w:bidi="ar-SA"/>
        </w:rPr>
      </w:pPr>
    </w:p>
    <w:p w14:paraId="1CA981B3"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lang w:bidi="ar-SA"/>
        </w:rPr>
      </w:pPr>
      <w:r w:rsidRPr="0088533A">
        <w:rPr>
          <w:rFonts w:asciiTheme="minorHAnsi" w:eastAsia="Calibri" w:hAnsiTheme="minorHAnsi" w:cstheme="minorHAnsi"/>
          <w:sz w:val="22"/>
          <w:szCs w:val="22"/>
          <w:lang w:bidi="ar-SA"/>
        </w:rPr>
        <w:t>I understand the information presented in this document, and I had the opportunity to ask questions and receive answers from the investigator</w:t>
      </w:r>
      <w:r w:rsidRPr="0088533A">
        <w:rPr>
          <w:rFonts w:asciiTheme="minorHAnsi" w:eastAsia="Calibri" w:hAnsiTheme="minorHAnsi" w:cstheme="minorHAnsi"/>
          <w:lang w:bidi="ar-SA"/>
        </w:rPr>
        <w:t>.</w:t>
      </w:r>
    </w:p>
    <w:p w14:paraId="2DE16826"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Arial" w:cs="CIDFont+F2"/>
          <w:lang w:bidi="ar-SA"/>
        </w:rPr>
      </w:pPr>
    </w:p>
    <w:p w14:paraId="3B655584"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b/>
          <w:bCs/>
          <w:sz w:val="18"/>
          <w:szCs w:val="18"/>
        </w:rPr>
      </w:pPr>
      <w:r w:rsidRPr="0088533A">
        <w:rPr>
          <w:rFonts w:asciiTheme="minorHAnsi" w:eastAsia="Calibri" w:hAnsiTheme="minorHAnsi" w:cstheme="minorHAnsi"/>
          <w:b/>
          <w:bCs/>
          <w:sz w:val="18"/>
          <w:szCs w:val="18"/>
        </w:rPr>
        <w:t xml:space="preserve">NOTE: This Consent form is the </w:t>
      </w:r>
      <w:r w:rsidRPr="0088533A">
        <w:rPr>
          <w:rFonts w:asciiTheme="minorHAnsi" w:eastAsia="Calibri" w:hAnsiTheme="minorHAnsi" w:cstheme="minorHAnsi"/>
          <w:b/>
          <w:bCs/>
          <w:sz w:val="18"/>
          <w:szCs w:val="18"/>
          <w:u w:val="single"/>
        </w:rPr>
        <w:t>only</w:t>
      </w:r>
      <w:r w:rsidRPr="0088533A">
        <w:rPr>
          <w:rFonts w:asciiTheme="minorHAnsi" w:eastAsia="Calibri" w:hAnsiTheme="minorHAnsi" w:cstheme="minorHAnsi"/>
          <w:b/>
          <w:bCs/>
          <w:sz w:val="18"/>
          <w:szCs w:val="18"/>
        </w:rPr>
        <w:t xml:space="preserve"> form that includes your name (</w:t>
      </w:r>
      <w:r w:rsidRPr="0088533A">
        <w:rPr>
          <w:rFonts w:asciiTheme="minorHAnsi" w:eastAsia="Calibri" w:hAnsiTheme="minorHAnsi" w:cstheme="minorHAnsi"/>
          <w:b/>
          <w:bCs/>
          <w:sz w:val="18"/>
          <w:szCs w:val="18"/>
          <w:u w:val="single"/>
        </w:rPr>
        <w:t>NOT your ID number)</w:t>
      </w:r>
      <w:r w:rsidRPr="0088533A">
        <w:rPr>
          <w:rFonts w:asciiTheme="minorHAnsi" w:eastAsia="Calibri" w:hAnsiTheme="minorHAnsi" w:cstheme="minorHAnsi"/>
          <w:b/>
          <w:bCs/>
          <w:sz w:val="18"/>
          <w:szCs w:val="18"/>
        </w:rPr>
        <w:t xml:space="preserve">. </w:t>
      </w:r>
    </w:p>
    <w:p w14:paraId="398E8F61"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eastAsia="Calibri" w:hAnsiTheme="minorHAnsi" w:cstheme="minorHAnsi"/>
          <w:b/>
          <w:bCs/>
          <w:sz w:val="18"/>
          <w:szCs w:val="18"/>
        </w:rPr>
      </w:pPr>
      <w:r w:rsidRPr="0088533A">
        <w:rPr>
          <w:rFonts w:asciiTheme="minorHAnsi" w:eastAsia="Calibri" w:hAnsiTheme="minorHAnsi" w:cstheme="minorHAnsi"/>
          <w:b/>
          <w:bCs/>
          <w:sz w:val="18"/>
          <w:szCs w:val="18"/>
        </w:rPr>
        <w:t>To assure extra security you will be assigned an arbitrary subject number that will be used in the collection of data.</w:t>
      </w:r>
    </w:p>
    <w:p w14:paraId="2D1F61B1"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3" w:eastAsia="Calibri" w:hAnsi="Arial" w:cs="CIDFont+F3"/>
          <w:b/>
          <w:bCs/>
          <w:sz w:val="18"/>
          <w:szCs w:val="18"/>
        </w:rPr>
      </w:pPr>
    </w:p>
    <w:p w14:paraId="27F39AE5"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3" w:eastAsia="Calibri" w:hAnsi="Arial" w:cs="CIDFont+F3"/>
          <w:b/>
          <w:bCs/>
          <w:sz w:val="18"/>
          <w:szCs w:val="18"/>
        </w:rPr>
      </w:pPr>
    </w:p>
    <w:p w14:paraId="478A03A1"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hAnsiTheme="minorHAnsi" w:cstheme="minorHAnsi"/>
        </w:rPr>
      </w:pPr>
      <w:r w:rsidRPr="0088533A">
        <w:rPr>
          <w:rFonts w:asciiTheme="minorHAnsi" w:hAnsiTheme="minorHAnsi" w:cstheme="minorHAnsi"/>
        </w:rPr>
        <w:lastRenderedPageBreak/>
        <w:t>I AGREE TO VOLUNTARILY PARTICIPATE IN THE STUDY:</w:t>
      </w:r>
    </w:p>
    <w:p w14:paraId="14BA196C"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426E0738"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hAnsiTheme="minorHAnsi" w:cstheme="minorHAnsi"/>
        </w:rPr>
      </w:pPr>
      <w:r w:rsidRPr="0088533A">
        <w:rPr>
          <w:rFonts w:asciiTheme="minorHAnsi" w:hAnsiTheme="minorHAnsi" w:cstheme="minorHAnsi"/>
        </w:rPr>
        <w:t>Name: Participant               Signature</w:t>
      </w:r>
      <w:r w:rsidRPr="0088533A">
        <w:rPr>
          <w:rFonts w:asciiTheme="minorHAnsi" w:hAnsiTheme="minorHAnsi" w:cstheme="minorHAnsi"/>
        </w:rPr>
        <w:tab/>
      </w:r>
      <w:r w:rsidRPr="0088533A">
        <w:rPr>
          <w:rFonts w:asciiTheme="minorHAnsi" w:hAnsiTheme="minorHAnsi" w:cstheme="minorHAnsi"/>
        </w:rPr>
        <w:tab/>
        <w:t xml:space="preserve"> Date</w:t>
      </w:r>
    </w:p>
    <w:p w14:paraId="1217D806"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37C70824"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______________</w:t>
      </w:r>
      <w:r w:rsidRPr="0088533A">
        <w:rPr>
          <w:rFonts w:ascii="CIDFont+F1" w:eastAsia="Calibri" w:hAnsi="Arial" w:cs="CIDFont+F1"/>
          <w:lang w:bidi="ar-SA"/>
        </w:rPr>
        <w:tab/>
      </w:r>
      <w:r w:rsidRPr="0088533A">
        <w:rPr>
          <w:rFonts w:ascii="CIDFont+F1" w:eastAsia="Calibri" w:hAnsi="Arial" w:cs="CIDFont+F1"/>
          <w:lang w:bidi="ar-SA"/>
        </w:rPr>
        <w:tab/>
        <w:t>______________</w:t>
      </w:r>
      <w:r w:rsidRPr="0088533A">
        <w:rPr>
          <w:rFonts w:ascii="CIDFont+F1" w:eastAsia="Calibri" w:hAnsi="Arial" w:cs="CIDFont+F1"/>
          <w:lang w:bidi="ar-SA"/>
        </w:rPr>
        <w:tab/>
        <w:t xml:space="preserve"> _________</w:t>
      </w:r>
    </w:p>
    <w:p w14:paraId="69901C20"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ab/>
      </w:r>
    </w:p>
    <w:p w14:paraId="5893E9AA"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3D780A21"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hAnsiTheme="minorHAnsi" w:cstheme="minorHAnsi"/>
        </w:rPr>
      </w:pPr>
      <w:r w:rsidRPr="0088533A">
        <w:rPr>
          <w:rFonts w:asciiTheme="minorHAnsi" w:hAnsiTheme="minorHAnsi" w:cstheme="minorHAnsi"/>
        </w:rPr>
        <w:t>Name: Experimenter</w:t>
      </w:r>
      <w:r w:rsidRPr="0088533A">
        <w:rPr>
          <w:rFonts w:asciiTheme="minorHAnsi" w:hAnsiTheme="minorHAnsi" w:cstheme="minorHAnsi"/>
        </w:rPr>
        <w:tab/>
        <w:t xml:space="preserve"> Signature</w:t>
      </w:r>
      <w:r w:rsidRPr="0088533A">
        <w:rPr>
          <w:rFonts w:asciiTheme="minorHAnsi" w:hAnsiTheme="minorHAnsi" w:cstheme="minorHAnsi"/>
        </w:rPr>
        <w:tab/>
      </w:r>
      <w:r w:rsidRPr="0088533A">
        <w:rPr>
          <w:rFonts w:asciiTheme="minorHAnsi" w:hAnsiTheme="minorHAnsi" w:cstheme="minorHAnsi"/>
        </w:rPr>
        <w:tab/>
        <w:t xml:space="preserve"> Date</w:t>
      </w:r>
    </w:p>
    <w:p w14:paraId="412978FE"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6F137C6A"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 xml:space="preserve">      </w:t>
      </w:r>
      <w:r w:rsidRPr="0088533A">
        <w:rPr>
          <w:rFonts w:ascii="CIDFont+F1" w:eastAsia="Calibri" w:hAnsi="Arial" w:cs="CIDFont+F1"/>
          <w:u w:val="single"/>
          <w:lang w:bidi="ar-SA"/>
        </w:rPr>
        <w:t>Aryeh Kahn</w:t>
      </w:r>
      <w:r w:rsidRPr="0088533A">
        <w:rPr>
          <w:rFonts w:ascii="CIDFont+F1" w:eastAsia="Calibri" w:hAnsi="Arial" w:cs="CIDFont+F1"/>
          <w:lang w:bidi="ar-SA"/>
        </w:rPr>
        <w:t xml:space="preserve"> </w:t>
      </w:r>
      <w:r w:rsidRPr="0088533A">
        <w:rPr>
          <w:rFonts w:ascii="CIDFont+F1" w:eastAsia="Calibri" w:hAnsi="Arial" w:cs="CIDFont+F1"/>
          <w:lang w:bidi="ar-SA"/>
        </w:rPr>
        <w:tab/>
        <w:t xml:space="preserve">           ___________ </w:t>
      </w:r>
      <w:r w:rsidRPr="0088533A">
        <w:rPr>
          <w:rFonts w:ascii="CIDFont+F1" w:eastAsia="Calibri" w:hAnsi="Arial" w:cs="CIDFont+F1"/>
          <w:lang w:bidi="ar-SA"/>
        </w:rPr>
        <w:tab/>
        <w:t>_________</w:t>
      </w:r>
    </w:p>
    <w:p w14:paraId="5998EE09" w14:textId="77777777" w:rsidR="0088533A" w:rsidRPr="0088533A" w:rsidRDefault="0088533A"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3E87B169" w14:textId="77777777" w:rsidR="00DF48FB" w:rsidRPr="00670401" w:rsidRDefault="00DF48FB"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hAnsiTheme="minorHAnsi" w:cstheme="minorHAnsi"/>
        </w:rPr>
      </w:pPr>
      <w:r w:rsidRPr="00670401">
        <w:rPr>
          <w:rFonts w:asciiTheme="minorHAnsi" w:hAnsiTheme="minorHAnsi" w:cstheme="minorHAnsi"/>
        </w:rPr>
        <w:t>I understand the information presented in this document, and I had the opportunity to ask questions and receive answers from the investigator.</w:t>
      </w:r>
    </w:p>
    <w:p w14:paraId="76ADD14C" w14:textId="77777777" w:rsidR="00DF48FB" w:rsidRPr="00670401" w:rsidRDefault="00DF48FB"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hAnsiTheme="minorHAnsi" w:cstheme="minorHAnsi"/>
        </w:rPr>
      </w:pPr>
      <w:r w:rsidRPr="00670401">
        <w:rPr>
          <w:rFonts w:asciiTheme="minorHAnsi" w:hAnsiTheme="minorHAnsi" w:cstheme="minorHAnsi"/>
        </w:rPr>
        <w:t>BY SIGNING THIS FORM, I VOLUNRARILY AGREE TO PARTICIPATE IN</w:t>
      </w:r>
    </w:p>
    <w:p w14:paraId="05434DBE" w14:textId="77777777" w:rsidR="00DF48FB" w:rsidRPr="00670401" w:rsidRDefault="00DF48FB"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hAnsiTheme="minorHAnsi" w:cstheme="minorHAnsi"/>
        </w:rPr>
      </w:pPr>
      <w:r w:rsidRPr="00670401">
        <w:rPr>
          <w:rFonts w:asciiTheme="minorHAnsi" w:hAnsiTheme="minorHAnsi" w:cstheme="minorHAnsi"/>
        </w:rPr>
        <w:t>THE STUDY</w:t>
      </w:r>
    </w:p>
    <w:p w14:paraId="020A32B1" w14:textId="77777777" w:rsidR="00DF48FB" w:rsidRPr="00DF48FB" w:rsidRDefault="00DF48FB" w:rsidP="00670401">
      <w:pPr>
        <w:pBdr>
          <w:top w:val="single" w:sz="4" w:space="1" w:color="auto"/>
          <w:left w:val="single" w:sz="4" w:space="1" w:color="auto"/>
          <w:bottom w:val="single" w:sz="4" w:space="1" w:color="auto"/>
          <w:right w:val="single" w:sz="4" w:space="1" w:color="auto"/>
        </w:pBdr>
        <w:bidi w:val="0"/>
        <w:spacing w:after="120"/>
        <w:rPr>
          <w:noProof/>
        </w:rPr>
      </w:pPr>
    </w:p>
    <w:p w14:paraId="5C475A69" w14:textId="5E47655D" w:rsidR="00DF48FB" w:rsidRPr="00670401" w:rsidRDefault="00DF48FB"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hAnsiTheme="minorHAnsi" w:cstheme="minorHAnsi"/>
        </w:rPr>
      </w:pPr>
      <w:r w:rsidRPr="00670401">
        <w:rPr>
          <w:rFonts w:asciiTheme="minorHAnsi" w:hAnsiTheme="minorHAnsi" w:cstheme="minorHAnsi"/>
        </w:rPr>
        <w:t xml:space="preserve">Name of Participant </w:t>
      </w:r>
      <w:r w:rsidRPr="00670401">
        <w:rPr>
          <w:rFonts w:asciiTheme="minorHAnsi" w:hAnsiTheme="minorHAnsi" w:cstheme="minorHAnsi"/>
        </w:rPr>
        <w:tab/>
      </w:r>
      <w:r w:rsidR="0088533A" w:rsidRPr="00670401">
        <w:rPr>
          <w:rFonts w:asciiTheme="minorHAnsi" w:hAnsiTheme="minorHAnsi" w:cstheme="minorHAnsi"/>
        </w:rPr>
        <w:t xml:space="preserve">             </w:t>
      </w:r>
      <w:r w:rsidRPr="00670401">
        <w:rPr>
          <w:rFonts w:asciiTheme="minorHAnsi" w:hAnsiTheme="minorHAnsi" w:cstheme="minorHAnsi"/>
        </w:rPr>
        <w:t>Signature</w:t>
      </w:r>
      <w:r w:rsidRPr="00670401">
        <w:rPr>
          <w:rFonts w:asciiTheme="minorHAnsi" w:hAnsiTheme="minorHAnsi" w:cstheme="minorHAnsi"/>
        </w:rPr>
        <w:tab/>
      </w:r>
      <w:r w:rsidRPr="00670401">
        <w:rPr>
          <w:rFonts w:asciiTheme="minorHAnsi" w:hAnsiTheme="minorHAnsi" w:cstheme="minorHAnsi"/>
        </w:rPr>
        <w:tab/>
        <w:t xml:space="preserve"> Date</w:t>
      </w:r>
    </w:p>
    <w:p w14:paraId="38644B22" w14:textId="77777777" w:rsidR="00DF48FB" w:rsidRPr="00DF48FB" w:rsidRDefault="00DF48FB" w:rsidP="00670401">
      <w:pPr>
        <w:pBdr>
          <w:top w:val="single" w:sz="4" w:space="1" w:color="auto"/>
          <w:left w:val="single" w:sz="4" w:space="1" w:color="auto"/>
          <w:bottom w:val="single" w:sz="4" w:space="1" w:color="auto"/>
          <w:right w:val="single" w:sz="4" w:space="1" w:color="auto"/>
        </w:pBdr>
        <w:bidi w:val="0"/>
        <w:spacing w:after="120"/>
        <w:rPr>
          <w:noProof/>
        </w:rPr>
      </w:pPr>
    </w:p>
    <w:p w14:paraId="7AA331C9" w14:textId="77777777" w:rsidR="00DF48FB" w:rsidRPr="00DF48FB" w:rsidRDefault="00DF48FB" w:rsidP="00670401">
      <w:pPr>
        <w:pBdr>
          <w:top w:val="single" w:sz="4" w:space="1" w:color="auto"/>
          <w:left w:val="single" w:sz="4" w:space="1" w:color="auto"/>
          <w:bottom w:val="single" w:sz="4" w:space="1" w:color="auto"/>
          <w:right w:val="single" w:sz="4" w:space="1" w:color="auto"/>
        </w:pBdr>
        <w:bidi w:val="0"/>
        <w:spacing w:after="120"/>
        <w:rPr>
          <w:noProof/>
        </w:rPr>
      </w:pPr>
      <w:r w:rsidRPr="00DF48FB">
        <w:rPr>
          <w:noProof/>
        </w:rPr>
        <w:t>______________</w:t>
      </w:r>
      <w:r w:rsidRPr="00DF48FB">
        <w:rPr>
          <w:noProof/>
        </w:rPr>
        <w:tab/>
      </w:r>
      <w:r w:rsidRPr="00DF48FB">
        <w:rPr>
          <w:noProof/>
        </w:rPr>
        <w:tab/>
        <w:t>______________</w:t>
      </w:r>
      <w:r w:rsidRPr="00DF48FB">
        <w:rPr>
          <w:noProof/>
        </w:rPr>
        <w:tab/>
        <w:t xml:space="preserve"> ______________</w:t>
      </w:r>
    </w:p>
    <w:p w14:paraId="61B9F570" w14:textId="77777777" w:rsidR="00DF48FB" w:rsidRPr="00DF48FB" w:rsidRDefault="00DF48FB" w:rsidP="00670401">
      <w:pPr>
        <w:pBdr>
          <w:top w:val="single" w:sz="4" w:space="1" w:color="auto"/>
          <w:left w:val="single" w:sz="4" w:space="1" w:color="auto"/>
          <w:bottom w:val="single" w:sz="4" w:space="1" w:color="auto"/>
          <w:right w:val="single" w:sz="4" w:space="1" w:color="auto"/>
        </w:pBdr>
        <w:bidi w:val="0"/>
        <w:spacing w:after="120"/>
        <w:rPr>
          <w:noProof/>
        </w:rPr>
      </w:pPr>
      <w:r w:rsidRPr="00DF48FB">
        <w:rPr>
          <w:noProof/>
        </w:rPr>
        <w:tab/>
      </w:r>
    </w:p>
    <w:p w14:paraId="3609A89F" w14:textId="77777777" w:rsidR="00DF48FB" w:rsidRPr="00DF48FB" w:rsidRDefault="00DF48FB" w:rsidP="00670401">
      <w:pPr>
        <w:pBdr>
          <w:top w:val="single" w:sz="4" w:space="1" w:color="auto"/>
          <w:left w:val="single" w:sz="4" w:space="1" w:color="auto"/>
          <w:bottom w:val="single" w:sz="4" w:space="1" w:color="auto"/>
          <w:right w:val="single" w:sz="4" w:space="1" w:color="auto"/>
        </w:pBdr>
        <w:bidi w:val="0"/>
        <w:spacing w:after="120"/>
        <w:rPr>
          <w:noProof/>
        </w:rPr>
      </w:pPr>
    </w:p>
    <w:p w14:paraId="2B96BAEC" w14:textId="77777777" w:rsidR="00DF48FB" w:rsidRPr="00670401" w:rsidRDefault="00DF48FB" w:rsidP="00670401">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Theme="minorHAnsi" w:hAnsiTheme="minorHAnsi" w:cstheme="minorHAnsi"/>
        </w:rPr>
      </w:pPr>
      <w:r w:rsidRPr="00670401">
        <w:rPr>
          <w:rFonts w:asciiTheme="minorHAnsi" w:hAnsiTheme="minorHAnsi" w:cstheme="minorHAnsi"/>
        </w:rPr>
        <w:t>Name of Experimenter</w:t>
      </w:r>
      <w:r w:rsidRPr="00670401">
        <w:rPr>
          <w:rFonts w:asciiTheme="minorHAnsi" w:hAnsiTheme="minorHAnsi" w:cstheme="minorHAnsi"/>
        </w:rPr>
        <w:tab/>
        <w:t xml:space="preserve"> Signature</w:t>
      </w:r>
      <w:r w:rsidRPr="00670401">
        <w:rPr>
          <w:rFonts w:asciiTheme="minorHAnsi" w:hAnsiTheme="minorHAnsi" w:cstheme="minorHAnsi"/>
        </w:rPr>
        <w:tab/>
      </w:r>
      <w:r w:rsidRPr="00670401">
        <w:rPr>
          <w:rFonts w:asciiTheme="minorHAnsi" w:hAnsiTheme="minorHAnsi" w:cstheme="minorHAnsi"/>
        </w:rPr>
        <w:tab/>
        <w:t xml:space="preserve"> Date</w:t>
      </w:r>
    </w:p>
    <w:p w14:paraId="508DBD6F" w14:textId="77777777" w:rsidR="00DF48FB" w:rsidRPr="00DF48FB" w:rsidRDefault="00DF48FB" w:rsidP="00670401">
      <w:pPr>
        <w:pBdr>
          <w:top w:val="single" w:sz="4" w:space="1" w:color="auto"/>
          <w:left w:val="single" w:sz="4" w:space="1" w:color="auto"/>
          <w:bottom w:val="single" w:sz="4" w:space="1" w:color="auto"/>
          <w:right w:val="single" w:sz="4" w:space="1" w:color="auto"/>
        </w:pBdr>
        <w:bidi w:val="0"/>
        <w:spacing w:after="120"/>
        <w:rPr>
          <w:noProof/>
        </w:rPr>
      </w:pPr>
    </w:p>
    <w:p w14:paraId="68A93306" w14:textId="16C62316" w:rsidR="00DF48FB" w:rsidRPr="00DF48FB" w:rsidRDefault="0088533A" w:rsidP="00670401">
      <w:pPr>
        <w:pBdr>
          <w:top w:val="single" w:sz="4" w:space="1" w:color="auto"/>
          <w:left w:val="single" w:sz="4" w:space="1" w:color="auto"/>
          <w:bottom w:val="single" w:sz="4" w:space="1" w:color="auto"/>
          <w:right w:val="single" w:sz="4" w:space="1" w:color="auto"/>
        </w:pBdr>
        <w:bidi w:val="0"/>
        <w:spacing w:after="120"/>
        <w:rPr>
          <w:noProof/>
        </w:rPr>
      </w:pPr>
      <w:r w:rsidRPr="0088533A">
        <w:rPr>
          <w:noProof/>
        </w:rPr>
        <w:t xml:space="preserve">        </w:t>
      </w:r>
      <w:r w:rsidR="0049320A" w:rsidRPr="00670401">
        <w:rPr>
          <w:rFonts w:asciiTheme="minorHAnsi" w:hAnsiTheme="minorHAnsi" w:cstheme="minorHAnsi"/>
        </w:rPr>
        <w:t>Aryeh Kahn</w:t>
      </w:r>
      <w:r w:rsidR="00DF48FB" w:rsidRPr="00DF48FB">
        <w:rPr>
          <w:noProof/>
        </w:rPr>
        <w:tab/>
      </w:r>
      <w:r>
        <w:rPr>
          <w:noProof/>
        </w:rPr>
        <w:t xml:space="preserve">      </w:t>
      </w:r>
      <w:r w:rsidR="0049320A">
        <w:rPr>
          <w:noProof/>
        </w:rPr>
        <w:t xml:space="preserve">        </w:t>
      </w:r>
      <w:r w:rsidR="00DF48FB" w:rsidRPr="00DF48FB">
        <w:rPr>
          <w:noProof/>
        </w:rPr>
        <w:t xml:space="preserve">________ </w:t>
      </w:r>
      <w:r>
        <w:rPr>
          <w:noProof/>
        </w:rPr>
        <w:t xml:space="preserve">                 </w:t>
      </w:r>
      <w:r w:rsidR="00DF48FB" w:rsidRPr="00DF48FB">
        <w:rPr>
          <w:noProof/>
        </w:rPr>
        <w:t>______________</w:t>
      </w:r>
    </w:p>
    <w:p w14:paraId="6753D0A2" w14:textId="77777777" w:rsidR="00AF617D" w:rsidRDefault="00AF617D" w:rsidP="00670401">
      <w:pPr>
        <w:pBdr>
          <w:top w:val="single" w:sz="4" w:space="1" w:color="auto"/>
          <w:left w:val="single" w:sz="4" w:space="1" w:color="auto"/>
          <w:bottom w:val="single" w:sz="4" w:space="1" w:color="auto"/>
          <w:right w:val="single" w:sz="4" w:space="1" w:color="auto"/>
        </w:pBdr>
        <w:bidi w:val="0"/>
        <w:spacing w:after="120"/>
        <w:rPr>
          <w:noProof/>
        </w:rPr>
      </w:pPr>
    </w:p>
    <w:p w14:paraId="728FFDAC" w14:textId="42E90B3C" w:rsidR="00670401" w:rsidRDefault="00B802F8" w:rsidP="00670401">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r>
        <w:rPr>
          <w:rFonts w:asciiTheme="minorHAnsi" w:hAnsiTheme="minorHAnsi" w:cstheme="minorHAnsi"/>
          <w:rtl/>
        </w:rPr>
        <w:tab/>
      </w:r>
      <w:r>
        <w:rPr>
          <w:rFonts w:asciiTheme="minorHAnsi" w:hAnsiTheme="minorHAnsi" w:cstheme="minorHAnsi"/>
          <w:rtl/>
        </w:rPr>
        <w:tab/>
      </w:r>
      <w:r>
        <w:rPr>
          <w:rFonts w:asciiTheme="minorHAnsi" w:hAnsiTheme="minorHAnsi" w:cstheme="minorHAnsi"/>
          <w:rtl/>
        </w:rPr>
        <w:tab/>
      </w:r>
    </w:p>
    <w:p w14:paraId="0160E600" w14:textId="7D64425F"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0A533572" w14:textId="353609E4"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7526417F" w14:textId="57ABA4E3"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6EE18D20" w14:textId="5DEFFDB5"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5AE4F6F9" w14:textId="1CE38FB7"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610D307A" w14:textId="52099FB8"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56414928" w14:textId="21A07247"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234CD31B" w14:textId="554B66F5"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48B9AF07" w14:textId="167C7A36"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406914DA" w14:textId="1A51C19E"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4D7D9CBE" w14:textId="66F316C3"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16BD2CB4" w14:textId="7268C483"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tl/>
        </w:rPr>
      </w:pPr>
    </w:p>
    <w:p w14:paraId="3847CE9A" w14:textId="77777777" w:rsidR="00B802F8" w:rsidRDefault="00B802F8" w:rsidP="00B802F8">
      <w:pPr>
        <w:pBdr>
          <w:top w:val="single" w:sz="4" w:space="1" w:color="auto"/>
          <w:left w:val="single" w:sz="4" w:space="1" w:color="auto"/>
          <w:bottom w:val="single" w:sz="4" w:space="1" w:color="auto"/>
          <w:right w:val="single" w:sz="4" w:space="1" w:color="auto"/>
        </w:pBdr>
        <w:bidi w:val="0"/>
        <w:spacing w:after="120"/>
        <w:rPr>
          <w:rFonts w:asciiTheme="minorHAnsi" w:hAnsiTheme="minorHAnsi" w:cstheme="minorHAnsi"/>
        </w:rPr>
      </w:pPr>
    </w:p>
    <w:p w14:paraId="52295299" w14:textId="1613550D" w:rsidR="00B802F8" w:rsidRDefault="00133FC7" w:rsidP="00911C34">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Pr>
          <w:rFonts w:asciiTheme="minorHAnsi" w:hAnsiTheme="minorHAnsi" w:cstheme="minorHAnsi" w:hint="cs"/>
          <w:rtl/>
        </w:rPr>
        <w:lastRenderedPageBreak/>
        <w:t>טופס</w:t>
      </w:r>
      <w:r w:rsidR="00911C34">
        <w:rPr>
          <w:rFonts w:asciiTheme="minorHAnsi" w:hAnsiTheme="minorHAnsi" w:cstheme="minorHAnsi" w:hint="cs"/>
          <w:rtl/>
        </w:rPr>
        <w:t xml:space="preserve"> </w:t>
      </w:r>
      <w:r>
        <w:rPr>
          <w:rFonts w:asciiTheme="minorHAnsi" w:hAnsiTheme="minorHAnsi" w:cstheme="minorHAnsi" w:hint="cs"/>
          <w:rtl/>
        </w:rPr>
        <w:t>ה</w:t>
      </w:r>
      <w:r w:rsidR="00911C34">
        <w:rPr>
          <w:rFonts w:asciiTheme="minorHAnsi" w:hAnsiTheme="minorHAnsi" w:cstheme="minorHAnsi" w:hint="cs"/>
          <w:rtl/>
        </w:rPr>
        <w:t>הסכמה נכתב בלשון זכר</w:t>
      </w:r>
      <w:r>
        <w:rPr>
          <w:rFonts w:asciiTheme="minorHAnsi" w:hAnsiTheme="minorHAnsi" w:cstheme="minorHAnsi" w:hint="cs"/>
          <w:rtl/>
        </w:rPr>
        <w:t>,</w:t>
      </w:r>
      <w:r w:rsidR="00911C34">
        <w:rPr>
          <w:rFonts w:asciiTheme="minorHAnsi" w:hAnsiTheme="minorHAnsi" w:cstheme="minorHAnsi" w:hint="cs"/>
          <w:rtl/>
        </w:rPr>
        <w:t xml:space="preserve"> אך מופנה לזכר ונקבה כאחד:</w:t>
      </w:r>
    </w:p>
    <w:p w14:paraId="1C03E393" w14:textId="77777777" w:rsidR="00911C34" w:rsidRDefault="00911C34" w:rsidP="00911C34">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24476927" w14:textId="35CDAAE9"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Pr>
          <w:rFonts w:asciiTheme="minorHAnsi" w:hAnsiTheme="minorHAnsi" w:cs="Calibri" w:hint="cs"/>
          <w:rtl/>
        </w:rPr>
        <w:t>ח</w:t>
      </w:r>
      <w:r w:rsidRPr="00B802F8">
        <w:rPr>
          <w:rFonts w:asciiTheme="minorHAnsi" w:hAnsiTheme="minorHAnsi" w:cs="Calibri"/>
          <w:rtl/>
        </w:rPr>
        <w:t>וקרים ראשיים:</w:t>
      </w:r>
    </w:p>
    <w:p w14:paraId="6299BA28"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3E878B30" w14:textId="4EE2B4DB"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Pr>
          <w:rFonts w:asciiTheme="minorHAnsi" w:hAnsiTheme="minorHAnsi" w:cs="Calibri" w:hint="cs"/>
          <w:rtl/>
        </w:rPr>
        <w:t xml:space="preserve">ד"ר </w:t>
      </w:r>
      <w:r w:rsidRPr="00B802F8">
        <w:rPr>
          <w:rFonts w:asciiTheme="minorHAnsi" w:hAnsiTheme="minorHAnsi" w:cs="Calibri"/>
          <w:rtl/>
        </w:rPr>
        <w:t>אבינועם בורובסקי</w:t>
      </w:r>
    </w:p>
    <w:p w14:paraId="70F39789" w14:textId="46CA2BA8"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Pr>
          <w:rFonts w:asciiTheme="minorHAnsi" w:hAnsiTheme="minorHAnsi" w:cs="Calibri" w:hint="cs"/>
          <w:rtl/>
        </w:rPr>
        <w:t>מהמחלקה</w:t>
      </w:r>
      <w:r w:rsidRPr="00B802F8">
        <w:rPr>
          <w:rFonts w:asciiTheme="minorHAnsi" w:hAnsiTheme="minorHAnsi" w:cs="Calibri"/>
          <w:rtl/>
        </w:rPr>
        <w:t xml:space="preserve"> להנדסת תעשייה וניהול</w:t>
      </w:r>
    </w:p>
    <w:p w14:paraId="4C096093"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אוניברסיטת בן גוריון בנגב</w:t>
      </w:r>
    </w:p>
    <w:p w14:paraId="1ECAC058"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6341BABF" w14:textId="78ADB54F"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Pr>
          <w:rFonts w:asciiTheme="minorHAnsi" w:hAnsiTheme="minorHAnsi" w:cs="Calibri" w:hint="cs"/>
          <w:rtl/>
        </w:rPr>
        <w:t xml:space="preserve">ד"ר </w:t>
      </w:r>
      <w:r w:rsidRPr="00B802F8">
        <w:rPr>
          <w:rFonts w:asciiTheme="minorHAnsi" w:hAnsiTheme="minorHAnsi" w:cs="Calibri"/>
          <w:rtl/>
        </w:rPr>
        <w:t>שי ארוגטי,</w:t>
      </w:r>
    </w:p>
    <w:p w14:paraId="6BA615DD" w14:textId="2801363C"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Pr>
          <w:rFonts w:asciiTheme="minorHAnsi" w:hAnsiTheme="minorHAnsi" w:cs="Calibri" w:hint="cs"/>
          <w:rtl/>
        </w:rPr>
        <w:t>מהמחלקה</w:t>
      </w:r>
      <w:r w:rsidRPr="00B802F8">
        <w:rPr>
          <w:rFonts w:asciiTheme="minorHAnsi" w:hAnsiTheme="minorHAnsi" w:cs="Calibri"/>
          <w:rtl/>
        </w:rPr>
        <w:t xml:space="preserve"> להנדסת מכונות</w:t>
      </w:r>
    </w:p>
    <w:p w14:paraId="5DA1AF60"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אוניברסיטת בן גוריון בנגב.</w:t>
      </w:r>
    </w:p>
    <w:p w14:paraId="1ED1EBE4"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76534086"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הנכם מוזמנים להשתתף במחקר שערכה אוניברסיטת בן גוריון בנגב.</w:t>
      </w:r>
    </w:p>
    <w:p w14:paraId="72DF4572" w14:textId="68E2AB3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xml:space="preserve">מטרת המחקר היא לשפר את בטיחות </w:t>
      </w:r>
      <w:r>
        <w:rPr>
          <w:rFonts w:asciiTheme="minorHAnsi" w:hAnsiTheme="minorHAnsi" w:cs="Calibri" w:hint="cs"/>
          <w:rtl/>
        </w:rPr>
        <w:t>הדרכים ויעילותו</w:t>
      </w:r>
      <w:r w:rsidRPr="00B802F8">
        <w:rPr>
          <w:rFonts w:asciiTheme="minorHAnsi" w:hAnsiTheme="minorHAnsi" w:cs="Calibri"/>
          <w:rtl/>
        </w:rPr>
        <w:t xml:space="preserve"> - תשובות ההשתתפות שלך יעזרו לנו לעשות זאת.</w:t>
      </w:r>
    </w:p>
    <w:p w14:paraId="7A780E7C"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6AD0B6C9"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xml:space="preserve">אם תסכימו להיות חלק מהמחקר, תנהגו בסימולטור נהיגה מבוסס </w:t>
      </w:r>
      <w:r w:rsidRPr="00B802F8">
        <w:rPr>
          <w:rFonts w:asciiTheme="minorHAnsi" w:hAnsiTheme="minorHAnsi" w:cstheme="minorHAnsi"/>
        </w:rPr>
        <w:t>PC</w:t>
      </w:r>
      <w:r w:rsidRPr="00B802F8">
        <w:rPr>
          <w:rFonts w:asciiTheme="minorHAnsi" w:hAnsiTheme="minorHAnsi" w:cs="Calibri"/>
          <w:rtl/>
        </w:rPr>
        <w:t xml:space="preserve"> במעבדה של ד"ר ארוגטי.</w:t>
      </w:r>
    </w:p>
    <w:p w14:paraId="64013414"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הניסוי אורך כחצי שעה במהלכה תתבקשו גם למלא שאלונים.</w:t>
      </w:r>
    </w:p>
    <w:p w14:paraId="1D37D53C" w14:textId="5F4DD038"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חתימה על טופס זה פירושה שאתה מסכים להשתתף בהליכים המתוארים לעיל.</w:t>
      </w:r>
    </w:p>
    <w:p w14:paraId="01FC1CD7"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3FEB26DE"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הערה:</w:t>
      </w:r>
    </w:p>
    <w:p w14:paraId="3B3EE66C"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לא נאסוף עליך פרטים מזהים.</w:t>
      </w:r>
    </w:p>
    <w:p w14:paraId="771A8A8F"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הנתונים היחידים שאנו אוספים כוללים נתונים מסימולטור הנהיגה ותשובות לשאלון - נתונים אלו שאינם ניתנים לקישור לפרטים מזהים כלשהם אודותיך.</w:t>
      </w:r>
    </w:p>
    <w:p w14:paraId="50427B2C"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לאף אדם מחוץ לצוות המחקר לא תהיה גישה למידע שלך.</w:t>
      </w:r>
    </w:p>
    <w:p w14:paraId="217C1E21"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זהותך לא תיחשף בשום פרסום הנובע ממחקר זה.</w:t>
      </w:r>
    </w:p>
    <w:p w14:paraId="319C94FB"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5F0C357A" w14:textId="011EB79E"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כמו כן, שים לב כי השתתפותך במחקר זה היא וולונטרית</w:t>
      </w:r>
      <w:r>
        <w:rPr>
          <w:rFonts w:asciiTheme="minorHAnsi" w:hAnsiTheme="minorHAnsi" w:cs="Calibri" w:hint="cs"/>
          <w:rtl/>
        </w:rPr>
        <w:t xml:space="preserve"> (התנדבותית)</w:t>
      </w:r>
      <w:r w:rsidRPr="00B802F8">
        <w:rPr>
          <w:rFonts w:asciiTheme="minorHAnsi" w:hAnsiTheme="minorHAnsi" w:cs="Calibri"/>
          <w:rtl/>
        </w:rPr>
        <w:t>, כך שגם אם תחתום על טופס הסכמה זה, תוכל לבחור להפסיק לנהוג ו/או לא לענות על שאלון כלשהו בכל עת, ותוכל לחזור ב</w:t>
      </w:r>
      <w:r>
        <w:rPr>
          <w:rFonts w:asciiTheme="minorHAnsi" w:hAnsiTheme="minorHAnsi" w:cs="Calibri" w:hint="cs"/>
          <w:rtl/>
        </w:rPr>
        <w:t>ך</w:t>
      </w:r>
      <w:r w:rsidRPr="00B802F8">
        <w:rPr>
          <w:rFonts w:asciiTheme="minorHAnsi" w:hAnsiTheme="minorHAnsi" w:cs="Calibri"/>
          <w:rtl/>
        </w:rPr>
        <w:t xml:space="preserve"> מהסכמתך להשתתף בכל עת. אם תחליט לא להשתתף או לפרוש מהמחקר, לא יהיו לכך השלכות עבורך.</w:t>
      </w:r>
    </w:p>
    <w:p w14:paraId="726C706B"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4521B6AD" w14:textId="53B446B3"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אין פיצוי עבור השתתפות במחקר זה - התשובות שלך יעזרו לנו לשפר את הבטיחות ב</w:t>
      </w:r>
      <w:r>
        <w:rPr>
          <w:rFonts w:asciiTheme="minorHAnsi" w:hAnsiTheme="minorHAnsi" w:cs="Calibri" w:hint="cs"/>
          <w:rtl/>
        </w:rPr>
        <w:t>דרכים ויעילות התעבורה</w:t>
      </w:r>
      <w:r w:rsidRPr="00B802F8">
        <w:rPr>
          <w:rFonts w:asciiTheme="minorHAnsi" w:hAnsiTheme="minorHAnsi" w:cs="Calibri"/>
          <w:rtl/>
        </w:rPr>
        <w:t>.</w:t>
      </w:r>
    </w:p>
    <w:p w14:paraId="3969E3CA"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2E54872A"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אם יש לך שאלות או חששות לגבי מחקר זה או אם מתעוררות בעיות, אנא צור קשר עם: ד"ר אבינועם בורובסקי בטלפון 052-3321862</w:t>
      </w:r>
    </w:p>
    <w:p w14:paraId="7BD2145F"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4564709B"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אני מבין את המידע המוצג במסמך זה, והייתה לי הזדמנות לשאול שאלות ולקבל תשובות מהחוקר.</w:t>
      </w:r>
    </w:p>
    <w:p w14:paraId="3940B9F5"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032AC912"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הערה: טופס הסכמה זה הוא הטופס היחיד הכולל את שמך (לא מספר תעודת הזהות שלך).</w:t>
      </w:r>
    </w:p>
    <w:p w14:paraId="1B705B95" w14:textId="67F6B2BD"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xml:space="preserve">כדי להבטיח אבטחה נוספת יוקצה לך מספר </w:t>
      </w:r>
      <w:r>
        <w:rPr>
          <w:rFonts w:asciiTheme="minorHAnsi" w:hAnsiTheme="minorHAnsi" w:cs="Calibri" w:hint="cs"/>
          <w:rtl/>
        </w:rPr>
        <w:t xml:space="preserve">נבחן </w:t>
      </w:r>
      <w:r w:rsidRPr="00B802F8">
        <w:rPr>
          <w:rFonts w:asciiTheme="minorHAnsi" w:hAnsiTheme="minorHAnsi" w:cs="Calibri"/>
          <w:rtl/>
        </w:rPr>
        <w:t>שרירותי שישמש אות</w:t>
      </w:r>
      <w:r>
        <w:rPr>
          <w:rFonts w:asciiTheme="minorHAnsi" w:hAnsiTheme="minorHAnsi" w:cs="Calibri" w:hint="cs"/>
          <w:rtl/>
        </w:rPr>
        <w:t xml:space="preserve">נו </w:t>
      </w:r>
      <w:r w:rsidRPr="00B802F8">
        <w:rPr>
          <w:rFonts w:asciiTheme="minorHAnsi" w:hAnsiTheme="minorHAnsi" w:cs="Calibri"/>
          <w:rtl/>
        </w:rPr>
        <w:t>באיסוף הנתונים.</w:t>
      </w:r>
    </w:p>
    <w:p w14:paraId="407624C5"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0F6D688B"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73506134"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אני מסכים להשתתף בהתנדבות במחקר:</w:t>
      </w:r>
    </w:p>
    <w:p w14:paraId="6DADF762"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45F84F3B" w14:textId="16E55AE2"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שם:</w:t>
      </w:r>
      <w:r>
        <w:rPr>
          <w:rFonts w:asciiTheme="minorHAnsi" w:hAnsiTheme="minorHAnsi" w:cs="Calibri"/>
          <w:rtl/>
        </w:rPr>
        <w:tab/>
      </w:r>
      <w:r>
        <w:rPr>
          <w:rFonts w:asciiTheme="minorHAnsi" w:hAnsiTheme="minorHAnsi" w:cs="Calibri"/>
          <w:rtl/>
        </w:rPr>
        <w:tab/>
      </w:r>
      <w:r>
        <w:rPr>
          <w:rFonts w:asciiTheme="minorHAnsi" w:hAnsiTheme="minorHAnsi" w:cs="Calibri"/>
          <w:rtl/>
        </w:rPr>
        <w:tab/>
      </w:r>
      <w:r w:rsidR="002C5301">
        <w:rPr>
          <w:rFonts w:asciiTheme="minorHAnsi" w:hAnsiTheme="minorHAnsi" w:cs="Calibri"/>
        </w:rPr>
        <w:t xml:space="preserve"> </w:t>
      </w:r>
      <w:r w:rsidRPr="00B802F8">
        <w:rPr>
          <w:rFonts w:asciiTheme="minorHAnsi" w:hAnsiTheme="minorHAnsi" w:cs="Calibri"/>
          <w:rtl/>
        </w:rPr>
        <w:t xml:space="preserve">תאריך </w:t>
      </w:r>
      <w:r>
        <w:rPr>
          <w:rFonts w:asciiTheme="minorHAnsi" w:hAnsiTheme="minorHAnsi" w:cs="Calibri"/>
          <w:rtl/>
        </w:rPr>
        <w:tab/>
      </w:r>
      <w:r>
        <w:rPr>
          <w:rFonts w:asciiTheme="minorHAnsi" w:hAnsiTheme="minorHAnsi" w:cs="Calibri"/>
          <w:rtl/>
        </w:rPr>
        <w:tab/>
      </w:r>
      <w:r>
        <w:rPr>
          <w:rFonts w:asciiTheme="minorHAnsi" w:hAnsiTheme="minorHAnsi" w:cs="Calibri"/>
          <w:rtl/>
        </w:rPr>
        <w:tab/>
      </w:r>
      <w:r w:rsidRPr="00B802F8">
        <w:rPr>
          <w:rFonts w:asciiTheme="minorHAnsi" w:hAnsiTheme="minorHAnsi" w:cs="Calibri"/>
          <w:rtl/>
        </w:rPr>
        <w:t>חתימת המשתתף</w:t>
      </w:r>
    </w:p>
    <w:p w14:paraId="6204622C"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5D3726B9" w14:textId="2DE2CF86"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xml:space="preserve">____________ </w:t>
      </w:r>
      <w:r w:rsidR="002C5301">
        <w:rPr>
          <w:rFonts w:asciiTheme="minorHAnsi" w:hAnsiTheme="minorHAnsi" w:cs="Calibri"/>
        </w:rPr>
        <w:t xml:space="preserve">   </w:t>
      </w:r>
      <w:r w:rsidRPr="00B802F8">
        <w:rPr>
          <w:rFonts w:asciiTheme="minorHAnsi" w:hAnsiTheme="minorHAnsi" w:cs="Calibri"/>
          <w:rtl/>
        </w:rPr>
        <w:t>___________</w:t>
      </w:r>
      <w:r>
        <w:rPr>
          <w:rFonts w:asciiTheme="minorHAnsi" w:hAnsiTheme="minorHAnsi" w:cs="Calibri"/>
          <w:rtl/>
        </w:rPr>
        <w:tab/>
      </w:r>
      <w:r>
        <w:rPr>
          <w:rFonts w:asciiTheme="minorHAnsi" w:hAnsiTheme="minorHAnsi" w:cs="Calibri"/>
          <w:rtl/>
        </w:rPr>
        <w:tab/>
      </w:r>
      <w:r w:rsidRPr="00B802F8">
        <w:rPr>
          <w:rFonts w:asciiTheme="minorHAnsi" w:hAnsiTheme="minorHAnsi" w:cs="Calibri"/>
          <w:rtl/>
        </w:rPr>
        <w:t xml:space="preserve"> ____________</w:t>
      </w:r>
    </w:p>
    <w:p w14:paraId="27D560E6"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3FF31B4A"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6C6AC783" w14:textId="433556E6"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xml:space="preserve">שם: </w:t>
      </w:r>
      <w:r>
        <w:rPr>
          <w:rFonts w:asciiTheme="minorHAnsi" w:hAnsiTheme="minorHAnsi" w:cs="Calibri"/>
          <w:rtl/>
        </w:rPr>
        <w:tab/>
      </w:r>
      <w:r>
        <w:rPr>
          <w:rFonts w:asciiTheme="minorHAnsi" w:hAnsiTheme="minorHAnsi" w:cs="Calibri"/>
          <w:rtl/>
        </w:rPr>
        <w:tab/>
      </w:r>
      <w:r>
        <w:rPr>
          <w:rFonts w:asciiTheme="minorHAnsi" w:hAnsiTheme="minorHAnsi" w:cs="Calibri"/>
          <w:rtl/>
        </w:rPr>
        <w:tab/>
      </w:r>
      <w:r w:rsidRPr="00B802F8">
        <w:rPr>
          <w:rFonts w:asciiTheme="minorHAnsi" w:hAnsiTheme="minorHAnsi" w:cs="Calibri"/>
          <w:rtl/>
        </w:rPr>
        <w:t>תאריך</w:t>
      </w:r>
      <w:r>
        <w:rPr>
          <w:rFonts w:asciiTheme="minorHAnsi" w:hAnsiTheme="minorHAnsi" w:cs="Calibri"/>
          <w:rtl/>
        </w:rPr>
        <w:tab/>
      </w:r>
      <w:r>
        <w:rPr>
          <w:rFonts w:asciiTheme="minorHAnsi" w:hAnsiTheme="minorHAnsi" w:cs="Calibri"/>
          <w:rtl/>
        </w:rPr>
        <w:tab/>
      </w:r>
      <w:r w:rsidR="002C5301">
        <w:rPr>
          <w:rFonts w:asciiTheme="minorHAnsi" w:hAnsiTheme="minorHAnsi" w:cs="Calibri"/>
        </w:rPr>
        <w:t xml:space="preserve">           </w:t>
      </w:r>
      <w:r w:rsidRPr="00B802F8">
        <w:rPr>
          <w:rFonts w:asciiTheme="minorHAnsi" w:hAnsiTheme="minorHAnsi" w:cs="Calibri"/>
          <w:rtl/>
        </w:rPr>
        <w:t xml:space="preserve"> חתימת הנסיין</w:t>
      </w:r>
    </w:p>
    <w:p w14:paraId="5774E06E"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39D2AEE8" w14:textId="5538D8DB"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xml:space="preserve">  אריה </w:t>
      </w:r>
      <w:r>
        <w:rPr>
          <w:rFonts w:asciiTheme="minorHAnsi" w:hAnsiTheme="minorHAnsi" w:cs="Calibri" w:hint="cs"/>
          <w:rtl/>
        </w:rPr>
        <w:t xml:space="preserve">כהן </w:t>
      </w:r>
      <w:r>
        <w:rPr>
          <w:rFonts w:asciiTheme="minorHAnsi" w:hAnsiTheme="minorHAnsi" w:cs="Calibri"/>
          <w:rtl/>
        </w:rPr>
        <w:tab/>
      </w:r>
      <w:r>
        <w:rPr>
          <w:rFonts w:asciiTheme="minorHAnsi" w:hAnsiTheme="minorHAnsi" w:cs="Calibri" w:hint="cs"/>
          <w:rtl/>
        </w:rPr>
        <w:t xml:space="preserve">    </w:t>
      </w:r>
      <w:r w:rsidRPr="00B802F8">
        <w:rPr>
          <w:rFonts w:asciiTheme="minorHAnsi" w:hAnsiTheme="minorHAnsi" w:cs="Calibri"/>
          <w:rtl/>
        </w:rPr>
        <w:t xml:space="preserve"> ___________ </w:t>
      </w:r>
      <w:r>
        <w:rPr>
          <w:rFonts w:asciiTheme="minorHAnsi" w:hAnsiTheme="minorHAnsi" w:cs="Calibri"/>
          <w:rtl/>
        </w:rPr>
        <w:tab/>
      </w:r>
      <w:r>
        <w:rPr>
          <w:rFonts w:asciiTheme="minorHAnsi" w:hAnsiTheme="minorHAnsi" w:cs="Calibri"/>
          <w:rtl/>
        </w:rPr>
        <w:tab/>
      </w:r>
      <w:r w:rsidRPr="00B802F8">
        <w:rPr>
          <w:rFonts w:asciiTheme="minorHAnsi" w:hAnsiTheme="minorHAnsi" w:cs="Calibri"/>
          <w:rtl/>
        </w:rPr>
        <w:t>_________</w:t>
      </w:r>
    </w:p>
    <w:p w14:paraId="628CD70A"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0B0D0883" w14:textId="77777777" w:rsid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Calibri"/>
          <w:rtl/>
        </w:rPr>
      </w:pPr>
    </w:p>
    <w:p w14:paraId="502295E4" w14:textId="5B7DFAD8"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אני מבין את המידע המוצג במסמך זה, והייתה לי הזדמנות לשאול שאלות ולקבל תשובות מהחוקר.</w:t>
      </w:r>
    </w:p>
    <w:p w14:paraId="77796D38" w14:textId="59726F6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b/>
          <w:bCs/>
          <w:rtl/>
        </w:rPr>
      </w:pPr>
      <w:r w:rsidRPr="00B802F8">
        <w:rPr>
          <w:rFonts w:asciiTheme="minorHAnsi" w:hAnsiTheme="minorHAnsi" w:cs="Calibri"/>
          <w:b/>
          <w:bCs/>
          <w:rtl/>
        </w:rPr>
        <w:t>על ידי חתימה על טופס זה, אני מסכים באופן וולונטרי</w:t>
      </w:r>
      <w:r w:rsidRPr="00B802F8">
        <w:rPr>
          <w:rFonts w:asciiTheme="minorHAnsi" w:hAnsiTheme="minorHAnsi" w:cs="Calibri" w:hint="cs"/>
          <w:b/>
          <w:bCs/>
          <w:rtl/>
        </w:rPr>
        <w:t xml:space="preserve"> (התנדבותי)</w:t>
      </w:r>
      <w:r w:rsidRPr="00B802F8">
        <w:rPr>
          <w:rFonts w:asciiTheme="minorHAnsi" w:hAnsiTheme="minorHAnsi" w:cs="Calibri"/>
          <w:b/>
          <w:bCs/>
          <w:rtl/>
        </w:rPr>
        <w:t xml:space="preserve"> להשתתף במחקר</w:t>
      </w:r>
    </w:p>
    <w:p w14:paraId="3E2238A3" w14:textId="77777777" w:rsid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Calibri"/>
          <w:rtl/>
        </w:rPr>
      </w:pPr>
    </w:p>
    <w:p w14:paraId="32F05442" w14:textId="461B8B9B"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שם:</w:t>
      </w:r>
      <w:r>
        <w:rPr>
          <w:rFonts w:asciiTheme="minorHAnsi" w:hAnsiTheme="minorHAnsi" w:cs="Calibri"/>
          <w:rtl/>
        </w:rPr>
        <w:tab/>
      </w:r>
      <w:r>
        <w:rPr>
          <w:rFonts w:asciiTheme="minorHAnsi" w:hAnsiTheme="minorHAnsi" w:cs="Calibri"/>
          <w:rtl/>
        </w:rPr>
        <w:tab/>
      </w:r>
      <w:r>
        <w:rPr>
          <w:rFonts w:asciiTheme="minorHAnsi" w:hAnsiTheme="minorHAnsi" w:cs="Calibri"/>
          <w:rtl/>
        </w:rPr>
        <w:tab/>
      </w:r>
      <w:r w:rsidRPr="00B802F8">
        <w:rPr>
          <w:rFonts w:asciiTheme="minorHAnsi" w:hAnsiTheme="minorHAnsi" w:cs="Calibri"/>
          <w:rtl/>
        </w:rPr>
        <w:t xml:space="preserve"> תאריך </w:t>
      </w:r>
      <w:r>
        <w:rPr>
          <w:rFonts w:asciiTheme="minorHAnsi" w:hAnsiTheme="minorHAnsi" w:cs="Calibri"/>
          <w:rtl/>
        </w:rPr>
        <w:tab/>
      </w:r>
      <w:r>
        <w:rPr>
          <w:rFonts w:asciiTheme="minorHAnsi" w:hAnsiTheme="minorHAnsi" w:cs="Calibri"/>
          <w:rtl/>
        </w:rPr>
        <w:tab/>
      </w:r>
      <w:r>
        <w:rPr>
          <w:rFonts w:asciiTheme="minorHAnsi" w:hAnsiTheme="minorHAnsi" w:cs="Calibri"/>
          <w:rtl/>
        </w:rPr>
        <w:tab/>
      </w:r>
      <w:r w:rsidRPr="00B802F8">
        <w:rPr>
          <w:rFonts w:asciiTheme="minorHAnsi" w:hAnsiTheme="minorHAnsi" w:cs="Calibri"/>
          <w:rtl/>
        </w:rPr>
        <w:t>חתימת המשתתף</w:t>
      </w:r>
    </w:p>
    <w:p w14:paraId="48DD2651"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6713D00F" w14:textId="021B742C"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xml:space="preserve">____________ </w:t>
      </w:r>
      <w:r w:rsidR="002C5301">
        <w:rPr>
          <w:rFonts w:asciiTheme="minorHAnsi" w:hAnsiTheme="minorHAnsi" w:cs="Calibri"/>
        </w:rPr>
        <w:t xml:space="preserve">    </w:t>
      </w:r>
      <w:r w:rsidRPr="00B802F8">
        <w:rPr>
          <w:rFonts w:asciiTheme="minorHAnsi" w:hAnsiTheme="minorHAnsi" w:cs="Calibri"/>
          <w:rtl/>
        </w:rPr>
        <w:t>___________</w:t>
      </w:r>
      <w:r w:rsidR="002C5301">
        <w:rPr>
          <w:rFonts w:asciiTheme="minorHAnsi" w:hAnsiTheme="minorHAnsi" w:cs="Calibri"/>
        </w:rPr>
        <w:t xml:space="preserve">  </w:t>
      </w:r>
      <w:r>
        <w:rPr>
          <w:rFonts w:asciiTheme="minorHAnsi" w:hAnsiTheme="minorHAnsi" w:cs="Calibri"/>
          <w:rtl/>
        </w:rPr>
        <w:tab/>
      </w:r>
      <w:r w:rsidR="002C5301">
        <w:rPr>
          <w:rFonts w:asciiTheme="minorHAnsi" w:hAnsiTheme="minorHAnsi" w:cs="Calibri"/>
        </w:rPr>
        <w:t xml:space="preserve">  </w:t>
      </w:r>
      <w:r w:rsidRPr="00B802F8">
        <w:rPr>
          <w:rFonts w:asciiTheme="minorHAnsi" w:hAnsiTheme="minorHAnsi" w:cs="Calibri"/>
          <w:rtl/>
        </w:rPr>
        <w:t xml:space="preserve"> </w:t>
      </w:r>
      <w:r w:rsidR="002C5301">
        <w:rPr>
          <w:rFonts w:asciiTheme="minorHAnsi" w:hAnsiTheme="minorHAnsi" w:cs="Calibri"/>
        </w:rPr>
        <w:t xml:space="preserve">         </w:t>
      </w:r>
      <w:r w:rsidRPr="00B802F8">
        <w:rPr>
          <w:rFonts w:asciiTheme="minorHAnsi" w:hAnsiTheme="minorHAnsi" w:cs="Calibri"/>
          <w:rtl/>
        </w:rPr>
        <w:t>___________</w:t>
      </w:r>
    </w:p>
    <w:p w14:paraId="6EC6D244"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5C7D60FB" w14:textId="09942A8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xml:space="preserve">שם: </w:t>
      </w:r>
      <w:r>
        <w:rPr>
          <w:rFonts w:asciiTheme="minorHAnsi" w:hAnsiTheme="minorHAnsi" w:cs="Calibri"/>
          <w:rtl/>
        </w:rPr>
        <w:tab/>
      </w:r>
      <w:r>
        <w:rPr>
          <w:rFonts w:asciiTheme="minorHAnsi" w:hAnsiTheme="minorHAnsi" w:cs="Calibri"/>
          <w:rtl/>
        </w:rPr>
        <w:tab/>
      </w:r>
      <w:r>
        <w:rPr>
          <w:rFonts w:asciiTheme="minorHAnsi" w:hAnsiTheme="minorHAnsi" w:cs="Calibri"/>
          <w:rtl/>
        </w:rPr>
        <w:tab/>
      </w:r>
      <w:r w:rsidRPr="00B802F8">
        <w:rPr>
          <w:rFonts w:asciiTheme="minorHAnsi" w:hAnsiTheme="minorHAnsi" w:cs="Calibri"/>
          <w:rtl/>
        </w:rPr>
        <w:t>תאריך</w:t>
      </w:r>
      <w:r>
        <w:rPr>
          <w:rFonts w:asciiTheme="minorHAnsi" w:hAnsiTheme="minorHAnsi" w:cs="Calibri"/>
          <w:rtl/>
        </w:rPr>
        <w:tab/>
      </w:r>
      <w:r>
        <w:rPr>
          <w:rFonts w:asciiTheme="minorHAnsi" w:hAnsiTheme="minorHAnsi" w:cs="Calibri"/>
          <w:rtl/>
        </w:rPr>
        <w:tab/>
      </w:r>
      <w:r w:rsidR="002C5301">
        <w:rPr>
          <w:rFonts w:asciiTheme="minorHAnsi" w:hAnsiTheme="minorHAnsi" w:cs="Calibri"/>
        </w:rPr>
        <w:t xml:space="preserve">           </w:t>
      </w:r>
      <w:r w:rsidRPr="00B802F8">
        <w:rPr>
          <w:rFonts w:asciiTheme="minorHAnsi" w:hAnsiTheme="minorHAnsi" w:cs="Calibri"/>
          <w:rtl/>
        </w:rPr>
        <w:t xml:space="preserve"> חתימת הנסיין</w:t>
      </w:r>
    </w:p>
    <w:p w14:paraId="50FE54C6" w14:textId="77777777"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p w14:paraId="480716BB" w14:textId="0A7E11AA" w:rsidR="00B802F8" w:rsidRPr="00B802F8"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r w:rsidRPr="00B802F8">
        <w:rPr>
          <w:rFonts w:asciiTheme="minorHAnsi" w:hAnsiTheme="minorHAnsi" w:cs="Calibri"/>
          <w:rtl/>
        </w:rPr>
        <w:t xml:space="preserve">  אריה </w:t>
      </w:r>
      <w:r>
        <w:rPr>
          <w:rFonts w:asciiTheme="minorHAnsi" w:hAnsiTheme="minorHAnsi" w:cs="Calibri" w:hint="cs"/>
          <w:rtl/>
        </w:rPr>
        <w:t xml:space="preserve">כהן </w:t>
      </w:r>
      <w:r>
        <w:rPr>
          <w:rFonts w:asciiTheme="minorHAnsi" w:hAnsiTheme="minorHAnsi" w:cs="Calibri"/>
          <w:rtl/>
        </w:rPr>
        <w:tab/>
      </w:r>
      <w:r>
        <w:rPr>
          <w:rFonts w:asciiTheme="minorHAnsi" w:hAnsiTheme="minorHAnsi" w:cs="Calibri" w:hint="cs"/>
          <w:rtl/>
        </w:rPr>
        <w:t xml:space="preserve">    </w:t>
      </w:r>
      <w:r w:rsidRPr="00B802F8">
        <w:rPr>
          <w:rFonts w:asciiTheme="minorHAnsi" w:hAnsiTheme="minorHAnsi" w:cs="Calibri"/>
          <w:rtl/>
        </w:rPr>
        <w:t xml:space="preserve"> ___________ </w:t>
      </w:r>
      <w:r>
        <w:rPr>
          <w:rFonts w:asciiTheme="minorHAnsi" w:hAnsiTheme="minorHAnsi" w:cs="Calibri"/>
          <w:rtl/>
        </w:rPr>
        <w:tab/>
      </w:r>
      <w:r w:rsidR="002C5301">
        <w:rPr>
          <w:rFonts w:asciiTheme="minorHAnsi" w:hAnsiTheme="minorHAnsi" w:cs="Calibri"/>
        </w:rPr>
        <w:t xml:space="preserve">            </w:t>
      </w:r>
      <w:r w:rsidRPr="00B802F8">
        <w:rPr>
          <w:rFonts w:asciiTheme="minorHAnsi" w:hAnsiTheme="minorHAnsi" w:cs="Calibri"/>
          <w:rtl/>
        </w:rPr>
        <w:t>_________</w:t>
      </w:r>
      <w:r w:rsidR="002C5301">
        <w:rPr>
          <w:rFonts w:asciiTheme="minorHAnsi" w:hAnsiTheme="minorHAnsi" w:cs="Calibri"/>
        </w:rPr>
        <w:t xml:space="preserve">   </w:t>
      </w:r>
    </w:p>
    <w:p w14:paraId="1628B68F" w14:textId="77777777" w:rsidR="00B802F8" w:rsidRPr="00670401" w:rsidRDefault="00B802F8" w:rsidP="00B802F8">
      <w:pPr>
        <w:pBdr>
          <w:top w:val="single" w:sz="4" w:space="1" w:color="auto"/>
          <w:left w:val="single" w:sz="4" w:space="1" w:color="auto"/>
          <w:bottom w:val="single" w:sz="4" w:space="1" w:color="auto"/>
          <w:right w:val="single" w:sz="4" w:space="1" w:color="auto"/>
        </w:pBdr>
        <w:spacing w:after="120"/>
        <w:rPr>
          <w:rFonts w:asciiTheme="minorHAnsi" w:hAnsiTheme="minorHAnsi" w:cstheme="minorHAnsi"/>
          <w:rtl/>
        </w:rPr>
      </w:pPr>
    </w:p>
    <w:sectPr w:rsidR="00B802F8" w:rsidRPr="00670401" w:rsidSect="007343D9">
      <w:headerReference w:type="default" r:id="rId16"/>
      <w:type w:val="continuous"/>
      <w:pgSz w:w="11906" w:h="16838" w:code="9"/>
      <w:pgMar w:top="1418" w:right="1418" w:bottom="1661" w:left="1418" w:header="454"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DE3657" w14:textId="77777777" w:rsidR="00117ED6" w:rsidRDefault="00117ED6">
      <w:r>
        <w:separator/>
      </w:r>
    </w:p>
  </w:endnote>
  <w:endnote w:type="continuationSeparator" w:id="0">
    <w:p w14:paraId="47CE064D" w14:textId="77777777" w:rsidR="00117ED6" w:rsidRDefault="00117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2">
    <w:altName w:val="Arial"/>
    <w:panose1 w:val="00000000000000000000"/>
    <w:charset w:val="B2"/>
    <w:family w:val="auto"/>
    <w:notTrueType/>
    <w:pitch w:val="default"/>
    <w:sig w:usb0="00002001" w:usb1="00000000" w:usb2="00000000" w:usb3="00000000" w:csb0="00000040" w:csb1="00000000"/>
  </w:font>
  <w:font w:name="CIDFont+F1">
    <w:altName w:val="Arial"/>
    <w:panose1 w:val="00000000000000000000"/>
    <w:charset w:val="B2"/>
    <w:family w:val="auto"/>
    <w:notTrueType/>
    <w:pitch w:val="default"/>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IDFont+F3">
    <w:altName w:val="Arial"/>
    <w:panose1 w:val="00000000000000000000"/>
    <w:charset w:val="B1"/>
    <w:family w:val="auto"/>
    <w:notTrueType/>
    <w:pitch w:val="default"/>
    <w:sig w:usb0="00000801" w:usb1="0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769C09" w14:textId="77777777" w:rsidR="00117ED6" w:rsidRDefault="00117ED6">
      <w:r>
        <w:separator/>
      </w:r>
    </w:p>
  </w:footnote>
  <w:footnote w:type="continuationSeparator" w:id="0">
    <w:p w14:paraId="300C875D" w14:textId="77777777" w:rsidR="00117ED6" w:rsidRDefault="00117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59A9A" w14:textId="77777777" w:rsidR="0071378D" w:rsidRPr="0057454F" w:rsidRDefault="0071378D" w:rsidP="0057454F">
    <w:pPr>
      <w:bidi w:val="0"/>
      <w:jc w:val="center"/>
      <w:rPr>
        <w:rFonts w:ascii="Tahoma" w:hAnsi="Tahoma" w:cs="Tahoma"/>
        <w:sz w:val="20"/>
        <w:szCs w:val="20"/>
      </w:rPr>
    </w:pPr>
    <w:r>
      <w:rPr>
        <w:noProof/>
      </w:rPr>
      <w:drawing>
        <wp:anchor distT="0" distB="0" distL="114300" distR="114300" simplePos="0" relativeHeight="251657728" behindDoc="0" locked="0" layoutInCell="1" allowOverlap="1" wp14:anchorId="5885E017" wp14:editId="22F2C85F">
          <wp:simplePos x="0" y="0"/>
          <wp:positionH relativeFrom="column">
            <wp:posOffset>414020</wp:posOffset>
          </wp:positionH>
          <wp:positionV relativeFrom="paragraph">
            <wp:posOffset>-168275</wp:posOffset>
          </wp:positionV>
          <wp:extent cx="245745" cy="329565"/>
          <wp:effectExtent l="0" t="0" r="0" b="0"/>
          <wp:wrapNone/>
          <wp:docPr id="1" name="תמונה 3" descr="BG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3" descr="BGU_logo"/>
                  <pic:cNvPicPr>
                    <a:picLocks noChangeAspect="1" noChangeArrowheads="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745" cy="329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5F16">
      <w:rPr>
        <w:rFonts w:ascii="Arial" w:hAnsi="Arial" w:cs="Arial"/>
      </w:rPr>
      <w:t xml:space="preserve">  </w:t>
    </w:r>
    <w:r>
      <w:rPr>
        <w:rFonts w:ascii="Tahoma" w:hAnsi="Tahoma" w:cs="Tahoma"/>
        <w:sz w:val="20"/>
        <w:szCs w:val="20"/>
      </w:rPr>
      <w:t>B</w:t>
    </w:r>
    <w:r w:rsidRPr="00F85F66">
      <w:rPr>
        <w:rFonts w:ascii="Tahoma" w:hAnsi="Tahoma" w:cs="Tahoma"/>
        <w:sz w:val="20"/>
        <w:szCs w:val="20"/>
      </w:rPr>
      <w:t>en-Gurion University of the Negev ~ Human Subjects Research Committee</w:t>
    </w:r>
  </w:p>
  <w:p w14:paraId="5F48DEE2" w14:textId="77777777" w:rsidR="0071378D" w:rsidRPr="00F85F66" w:rsidRDefault="0071378D" w:rsidP="00B20698">
    <w:pPr>
      <w:bidi w:val="0"/>
      <w:jc w:val="center"/>
      <w:rPr>
        <w:rFonts w:ascii="Tahoma" w:hAnsi="Tahoma" w:cs="Tahoma"/>
        <w:b/>
        <w:bCs/>
        <w:sz w:val="22"/>
        <w:szCs w:val="22"/>
        <w:u w:val="single"/>
      </w:rPr>
    </w:pPr>
    <w:r w:rsidRPr="00F85F66">
      <w:rPr>
        <w:rFonts w:ascii="Tahoma" w:hAnsi="Tahoma" w:cs="Tahoma"/>
        <w:b/>
        <w:bCs/>
        <w:sz w:val="22"/>
        <w:szCs w:val="22"/>
        <w:u w:val="single"/>
      </w:rPr>
      <w:t>Application for Approval to Use Humans as Subjects in Empirical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F543E"/>
    <w:multiLevelType w:val="hybridMultilevel"/>
    <w:tmpl w:val="62EA3E18"/>
    <w:lvl w:ilvl="0" w:tplc="B3C632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162235"/>
    <w:multiLevelType w:val="hybridMultilevel"/>
    <w:tmpl w:val="C406D15A"/>
    <w:lvl w:ilvl="0" w:tplc="D46603F2">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8C5FE7"/>
    <w:multiLevelType w:val="hybridMultilevel"/>
    <w:tmpl w:val="B1FA5E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F413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873D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C0711B9"/>
    <w:multiLevelType w:val="hybridMultilevel"/>
    <w:tmpl w:val="0C402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D96265"/>
    <w:multiLevelType w:val="hybridMultilevel"/>
    <w:tmpl w:val="F2C04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ED2457D"/>
    <w:multiLevelType w:val="hybridMultilevel"/>
    <w:tmpl w:val="3906151A"/>
    <w:lvl w:ilvl="0" w:tplc="F5D245AE">
      <w:start w:val="1"/>
      <w:numFmt w:val="decimal"/>
      <w:lvlText w:val="%1."/>
      <w:lvlJc w:val="left"/>
      <w:pPr>
        <w:ind w:left="720" w:hanging="360"/>
      </w:pPr>
      <w:rPr>
        <w:rFonts w:asciiTheme="minorHAnsi" w:eastAsia="Times New Roman"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1E1B4E"/>
    <w:multiLevelType w:val="hybridMultilevel"/>
    <w:tmpl w:val="93801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654CB2"/>
    <w:multiLevelType w:val="hybridMultilevel"/>
    <w:tmpl w:val="23109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3200EE2"/>
    <w:multiLevelType w:val="hybridMultilevel"/>
    <w:tmpl w:val="3EB40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9E2495F"/>
    <w:multiLevelType w:val="hybridMultilevel"/>
    <w:tmpl w:val="BFFCA66E"/>
    <w:lvl w:ilvl="0" w:tplc="283E4B1C">
      <w:start w:val="1"/>
      <w:numFmt w:val="bullet"/>
      <w:lvlText w:val=""/>
      <w:lvlJc w:val="left"/>
      <w:pPr>
        <w:ind w:left="1080" w:hanging="360"/>
      </w:pPr>
      <w:rPr>
        <w:rFonts w:ascii="Symbol" w:eastAsia="Times New Roman"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26141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2"/>
  </w:num>
  <w:num w:numId="3">
    <w:abstractNumId w:val="0"/>
  </w:num>
  <w:num w:numId="4">
    <w:abstractNumId w:val="8"/>
  </w:num>
  <w:num w:numId="5">
    <w:abstractNumId w:val="1"/>
  </w:num>
  <w:num w:numId="6">
    <w:abstractNumId w:val="7"/>
  </w:num>
  <w:num w:numId="7">
    <w:abstractNumId w:val="10"/>
  </w:num>
  <w:num w:numId="8">
    <w:abstractNumId w:val="12"/>
  </w:num>
  <w:num w:numId="9">
    <w:abstractNumId w:val="9"/>
  </w:num>
  <w:num w:numId="10">
    <w:abstractNumId w:val="4"/>
  </w:num>
  <w:num w:numId="11">
    <w:abstractNumId w:val="6"/>
  </w:num>
  <w:num w:numId="12">
    <w:abstractNumId w:val="3"/>
  </w:num>
  <w:num w:numId="13">
    <w:abstractNumId w:val="1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אריה כהן">
    <w15:presenceInfo w15:providerId="AD" w15:userId="S::kahna@post.bgu.ac.il::9c08693a-c560-42ea-9a17-1db710040f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A0MTM1NDEwNTUytDBW0lEKTi0uzszPAykwrAUAwEK8+ywAAAA="/>
  </w:docVars>
  <w:rsids>
    <w:rsidRoot w:val="00E47A49"/>
    <w:rsid w:val="00002CFF"/>
    <w:rsid w:val="000139E5"/>
    <w:rsid w:val="00023154"/>
    <w:rsid w:val="00024315"/>
    <w:rsid w:val="00030002"/>
    <w:rsid w:val="000322ED"/>
    <w:rsid w:val="00046AB6"/>
    <w:rsid w:val="00047CFF"/>
    <w:rsid w:val="000621B5"/>
    <w:rsid w:val="00064FEC"/>
    <w:rsid w:val="00074889"/>
    <w:rsid w:val="00087525"/>
    <w:rsid w:val="00096034"/>
    <w:rsid w:val="000A37BC"/>
    <w:rsid w:val="000A55FC"/>
    <w:rsid w:val="000A7249"/>
    <w:rsid w:val="000B4251"/>
    <w:rsid w:val="000B62BD"/>
    <w:rsid w:val="000C2B1B"/>
    <w:rsid w:val="000D535F"/>
    <w:rsid w:val="000F1763"/>
    <w:rsid w:val="000F4F40"/>
    <w:rsid w:val="000F5902"/>
    <w:rsid w:val="00112298"/>
    <w:rsid w:val="00117ED6"/>
    <w:rsid w:val="00133FC7"/>
    <w:rsid w:val="0013588A"/>
    <w:rsid w:val="00136119"/>
    <w:rsid w:val="0014798F"/>
    <w:rsid w:val="00151CDB"/>
    <w:rsid w:val="001617ED"/>
    <w:rsid w:val="0017038C"/>
    <w:rsid w:val="00171AB0"/>
    <w:rsid w:val="001B36AF"/>
    <w:rsid w:val="001D0B8D"/>
    <w:rsid w:val="001D1B4D"/>
    <w:rsid w:val="001D5F4B"/>
    <w:rsid w:val="00216304"/>
    <w:rsid w:val="002208BA"/>
    <w:rsid w:val="002222E3"/>
    <w:rsid w:val="002266EF"/>
    <w:rsid w:val="00237AB7"/>
    <w:rsid w:val="00245E92"/>
    <w:rsid w:val="00260B15"/>
    <w:rsid w:val="002636EC"/>
    <w:rsid w:val="0027454A"/>
    <w:rsid w:val="00277C2C"/>
    <w:rsid w:val="00283284"/>
    <w:rsid w:val="002A12E3"/>
    <w:rsid w:val="002A59D4"/>
    <w:rsid w:val="002B5EA1"/>
    <w:rsid w:val="002B7F7E"/>
    <w:rsid w:val="002C5301"/>
    <w:rsid w:val="002C60D7"/>
    <w:rsid w:val="002D5B97"/>
    <w:rsid w:val="002E2FEC"/>
    <w:rsid w:val="00302B43"/>
    <w:rsid w:val="00302C1D"/>
    <w:rsid w:val="003131C4"/>
    <w:rsid w:val="00335728"/>
    <w:rsid w:val="003453E9"/>
    <w:rsid w:val="0035196D"/>
    <w:rsid w:val="00355EBB"/>
    <w:rsid w:val="00385356"/>
    <w:rsid w:val="003A24AC"/>
    <w:rsid w:val="003A503C"/>
    <w:rsid w:val="003C69F0"/>
    <w:rsid w:val="003D56FE"/>
    <w:rsid w:val="003F2747"/>
    <w:rsid w:val="0040600F"/>
    <w:rsid w:val="004062FC"/>
    <w:rsid w:val="00417D31"/>
    <w:rsid w:val="00417F27"/>
    <w:rsid w:val="004210E7"/>
    <w:rsid w:val="0043095B"/>
    <w:rsid w:val="00433AA0"/>
    <w:rsid w:val="00443E4C"/>
    <w:rsid w:val="0046383C"/>
    <w:rsid w:val="004673FD"/>
    <w:rsid w:val="00471D3C"/>
    <w:rsid w:val="004749EC"/>
    <w:rsid w:val="00476BC5"/>
    <w:rsid w:val="0049320A"/>
    <w:rsid w:val="004A22E1"/>
    <w:rsid w:val="004B34D2"/>
    <w:rsid w:val="004B549D"/>
    <w:rsid w:val="004B77FB"/>
    <w:rsid w:val="004C2BCF"/>
    <w:rsid w:val="004D39A3"/>
    <w:rsid w:val="004D5DEE"/>
    <w:rsid w:val="004E4B94"/>
    <w:rsid w:val="004F6287"/>
    <w:rsid w:val="00504452"/>
    <w:rsid w:val="00505938"/>
    <w:rsid w:val="00544D01"/>
    <w:rsid w:val="00545256"/>
    <w:rsid w:val="00551CE5"/>
    <w:rsid w:val="005556E0"/>
    <w:rsid w:val="0057454F"/>
    <w:rsid w:val="0057689C"/>
    <w:rsid w:val="00585C4B"/>
    <w:rsid w:val="00587FDB"/>
    <w:rsid w:val="005A010B"/>
    <w:rsid w:val="005C0243"/>
    <w:rsid w:val="005D069A"/>
    <w:rsid w:val="005D4041"/>
    <w:rsid w:val="005E6544"/>
    <w:rsid w:val="005F54A0"/>
    <w:rsid w:val="00601C18"/>
    <w:rsid w:val="00616700"/>
    <w:rsid w:val="00637664"/>
    <w:rsid w:val="006446DC"/>
    <w:rsid w:val="00651E57"/>
    <w:rsid w:val="006641CA"/>
    <w:rsid w:val="00670401"/>
    <w:rsid w:val="006836BC"/>
    <w:rsid w:val="0068572F"/>
    <w:rsid w:val="00686B1D"/>
    <w:rsid w:val="006871A0"/>
    <w:rsid w:val="006911DB"/>
    <w:rsid w:val="006B2CAA"/>
    <w:rsid w:val="006C27B1"/>
    <w:rsid w:val="006C50AE"/>
    <w:rsid w:val="006E63A2"/>
    <w:rsid w:val="006E7D3D"/>
    <w:rsid w:val="0070736B"/>
    <w:rsid w:val="0071378D"/>
    <w:rsid w:val="0072091F"/>
    <w:rsid w:val="00727B87"/>
    <w:rsid w:val="007343D9"/>
    <w:rsid w:val="00777DCA"/>
    <w:rsid w:val="007B3025"/>
    <w:rsid w:val="007C2E88"/>
    <w:rsid w:val="007C4CF9"/>
    <w:rsid w:val="007D1400"/>
    <w:rsid w:val="007D5043"/>
    <w:rsid w:val="007D796A"/>
    <w:rsid w:val="007F4024"/>
    <w:rsid w:val="007F62F4"/>
    <w:rsid w:val="00826EB6"/>
    <w:rsid w:val="00830F72"/>
    <w:rsid w:val="00852894"/>
    <w:rsid w:val="00854CA8"/>
    <w:rsid w:val="00855812"/>
    <w:rsid w:val="00863CFF"/>
    <w:rsid w:val="00871746"/>
    <w:rsid w:val="00880303"/>
    <w:rsid w:val="0088533A"/>
    <w:rsid w:val="00887A7E"/>
    <w:rsid w:val="00890D62"/>
    <w:rsid w:val="00894668"/>
    <w:rsid w:val="00895A97"/>
    <w:rsid w:val="00895BC1"/>
    <w:rsid w:val="008A3A93"/>
    <w:rsid w:val="008A3E19"/>
    <w:rsid w:val="008E1F41"/>
    <w:rsid w:val="008E4B0D"/>
    <w:rsid w:val="009026E4"/>
    <w:rsid w:val="00911C34"/>
    <w:rsid w:val="009202EF"/>
    <w:rsid w:val="009378A3"/>
    <w:rsid w:val="00944975"/>
    <w:rsid w:val="00963566"/>
    <w:rsid w:val="00965B33"/>
    <w:rsid w:val="00973272"/>
    <w:rsid w:val="00983BF7"/>
    <w:rsid w:val="0099596B"/>
    <w:rsid w:val="009B08FF"/>
    <w:rsid w:val="009B5409"/>
    <w:rsid w:val="009B56F0"/>
    <w:rsid w:val="009C4E12"/>
    <w:rsid w:val="009F4067"/>
    <w:rsid w:val="00A12A5C"/>
    <w:rsid w:val="00A24218"/>
    <w:rsid w:val="00A32D75"/>
    <w:rsid w:val="00A91108"/>
    <w:rsid w:val="00AA21B3"/>
    <w:rsid w:val="00AA50A7"/>
    <w:rsid w:val="00AC0DBD"/>
    <w:rsid w:val="00AD39B7"/>
    <w:rsid w:val="00AD6CF2"/>
    <w:rsid w:val="00AE2AF1"/>
    <w:rsid w:val="00AE480F"/>
    <w:rsid w:val="00AF617D"/>
    <w:rsid w:val="00B04F94"/>
    <w:rsid w:val="00B0579F"/>
    <w:rsid w:val="00B20698"/>
    <w:rsid w:val="00B31917"/>
    <w:rsid w:val="00B376EA"/>
    <w:rsid w:val="00B40AFA"/>
    <w:rsid w:val="00B51432"/>
    <w:rsid w:val="00B60113"/>
    <w:rsid w:val="00B612DC"/>
    <w:rsid w:val="00B659A8"/>
    <w:rsid w:val="00B76AA0"/>
    <w:rsid w:val="00B802F8"/>
    <w:rsid w:val="00B85F16"/>
    <w:rsid w:val="00B86A26"/>
    <w:rsid w:val="00B96824"/>
    <w:rsid w:val="00BB33FF"/>
    <w:rsid w:val="00BB4F23"/>
    <w:rsid w:val="00BD0055"/>
    <w:rsid w:val="00BF6D06"/>
    <w:rsid w:val="00BF7080"/>
    <w:rsid w:val="00C2240A"/>
    <w:rsid w:val="00C26CBD"/>
    <w:rsid w:val="00C50972"/>
    <w:rsid w:val="00C600A1"/>
    <w:rsid w:val="00C62B5D"/>
    <w:rsid w:val="00C82F5F"/>
    <w:rsid w:val="00CA405B"/>
    <w:rsid w:val="00CA473D"/>
    <w:rsid w:val="00CB6415"/>
    <w:rsid w:val="00CC2DB6"/>
    <w:rsid w:val="00CD11DB"/>
    <w:rsid w:val="00CD30BA"/>
    <w:rsid w:val="00CE0C4A"/>
    <w:rsid w:val="00CF2C06"/>
    <w:rsid w:val="00D11BB2"/>
    <w:rsid w:val="00D1684C"/>
    <w:rsid w:val="00D6420A"/>
    <w:rsid w:val="00D756F9"/>
    <w:rsid w:val="00D80D81"/>
    <w:rsid w:val="00D85B3A"/>
    <w:rsid w:val="00D927AD"/>
    <w:rsid w:val="00DA325F"/>
    <w:rsid w:val="00DB2FBC"/>
    <w:rsid w:val="00DB5735"/>
    <w:rsid w:val="00DC3BAD"/>
    <w:rsid w:val="00DF48FB"/>
    <w:rsid w:val="00E044D5"/>
    <w:rsid w:val="00E15E54"/>
    <w:rsid w:val="00E363AE"/>
    <w:rsid w:val="00E47A49"/>
    <w:rsid w:val="00E511BD"/>
    <w:rsid w:val="00E93772"/>
    <w:rsid w:val="00E95D2D"/>
    <w:rsid w:val="00EA0655"/>
    <w:rsid w:val="00EA14DF"/>
    <w:rsid w:val="00EA51FA"/>
    <w:rsid w:val="00EC49E9"/>
    <w:rsid w:val="00EE2920"/>
    <w:rsid w:val="00EE7180"/>
    <w:rsid w:val="00EF0900"/>
    <w:rsid w:val="00EF3335"/>
    <w:rsid w:val="00F035B5"/>
    <w:rsid w:val="00F15F6E"/>
    <w:rsid w:val="00F21C86"/>
    <w:rsid w:val="00F30EF7"/>
    <w:rsid w:val="00F35CB7"/>
    <w:rsid w:val="00F4065C"/>
    <w:rsid w:val="00F6019F"/>
    <w:rsid w:val="00F85F66"/>
    <w:rsid w:val="00F92718"/>
    <w:rsid w:val="00F948D3"/>
    <w:rsid w:val="00FB09AA"/>
    <w:rsid w:val="00FD22E6"/>
    <w:rsid w:val="00FD24B9"/>
    <w:rsid w:val="00FF1DCB"/>
    <w:rsid w:val="00FF3E20"/>
    <w:rsid w:val="00FF73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375442"/>
  <w15:chartTrackingRefBased/>
  <w15:docId w15:val="{502B2B69-CD7F-41CB-9585-C389E4AE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spacing w:after="240"/>
    </w:pPr>
    <w:rPr>
      <w:sz w:val="24"/>
      <w:szCs w:val="24"/>
    </w:rPr>
  </w:style>
  <w:style w:type="paragraph" w:styleId="Heading1">
    <w:name w:val="heading 1"/>
    <w:basedOn w:val="Normal"/>
    <w:next w:val="Normal"/>
    <w:link w:val="Heading1Char"/>
    <w:qFormat/>
    <w:rsid w:val="001703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rsid w:val="00D80D81"/>
    <w:pPr>
      <w:keepNext/>
      <w:bidi w:val="0"/>
      <w:jc w:val="right"/>
      <w:outlineLvl w:val="1"/>
    </w:pPr>
    <w:rPr>
      <w:b/>
      <w:bCs/>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383C"/>
    <w:pPr>
      <w:tabs>
        <w:tab w:val="center" w:pos="4153"/>
        <w:tab w:val="right" w:pos="8306"/>
      </w:tabs>
    </w:pPr>
  </w:style>
  <w:style w:type="paragraph" w:styleId="Footer">
    <w:name w:val="footer"/>
    <w:basedOn w:val="Normal"/>
    <w:rsid w:val="0046383C"/>
    <w:pPr>
      <w:tabs>
        <w:tab w:val="center" w:pos="4153"/>
        <w:tab w:val="right" w:pos="8306"/>
      </w:tabs>
    </w:pPr>
  </w:style>
  <w:style w:type="paragraph" w:styleId="BalloonText">
    <w:name w:val="Balloon Text"/>
    <w:basedOn w:val="Normal"/>
    <w:semiHidden/>
    <w:rsid w:val="00587FDB"/>
    <w:rPr>
      <w:rFonts w:ascii="Tahoma" w:hAnsi="Tahoma" w:cs="Tahoma"/>
      <w:sz w:val="16"/>
      <w:szCs w:val="16"/>
    </w:rPr>
  </w:style>
  <w:style w:type="character" w:styleId="CommentReference">
    <w:name w:val="annotation reference"/>
    <w:semiHidden/>
    <w:rsid w:val="00852894"/>
    <w:rPr>
      <w:sz w:val="16"/>
      <w:szCs w:val="16"/>
    </w:rPr>
  </w:style>
  <w:style w:type="paragraph" w:styleId="CommentText">
    <w:name w:val="annotation text"/>
    <w:basedOn w:val="Normal"/>
    <w:semiHidden/>
    <w:rsid w:val="00852894"/>
    <w:rPr>
      <w:sz w:val="20"/>
      <w:szCs w:val="20"/>
    </w:rPr>
  </w:style>
  <w:style w:type="paragraph" w:styleId="CommentSubject">
    <w:name w:val="annotation subject"/>
    <w:basedOn w:val="CommentText"/>
    <w:next w:val="CommentText"/>
    <w:semiHidden/>
    <w:rsid w:val="00852894"/>
    <w:rPr>
      <w:b/>
      <w:bCs/>
    </w:rPr>
  </w:style>
  <w:style w:type="table" w:styleId="TableGrid">
    <w:name w:val="Table Grid"/>
    <w:basedOn w:val="TableNormal"/>
    <w:rsid w:val="000300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rsid w:val="00B20698"/>
  </w:style>
  <w:style w:type="paragraph" w:styleId="ListParagraph">
    <w:name w:val="List Paragraph"/>
    <w:basedOn w:val="Normal"/>
    <w:uiPriority w:val="34"/>
    <w:qFormat/>
    <w:rsid w:val="000322ED"/>
    <w:pPr>
      <w:ind w:left="720"/>
      <w:contextualSpacing/>
    </w:pPr>
  </w:style>
  <w:style w:type="character" w:customStyle="1" w:styleId="Heading1Char">
    <w:name w:val="Heading 1 Char"/>
    <w:basedOn w:val="DefaultParagraphFont"/>
    <w:link w:val="Heading1"/>
    <w:rsid w:val="0017038C"/>
    <w:rPr>
      <w:rFonts w:asciiTheme="majorHAnsi" w:eastAsiaTheme="majorEastAsia" w:hAnsiTheme="majorHAnsi" w:cstheme="majorBidi"/>
      <w:color w:val="2F5496" w:themeColor="accent1" w:themeShade="BF"/>
      <w:sz w:val="32"/>
      <w:szCs w:val="32"/>
    </w:rPr>
  </w:style>
  <w:style w:type="paragraph" w:customStyle="1" w:styleId="nova-legacy-e-listitem">
    <w:name w:val="nova-legacy-e-list__item"/>
    <w:basedOn w:val="Normal"/>
    <w:rsid w:val="0017038C"/>
    <w:pPr>
      <w:bidi w:val="0"/>
      <w:spacing w:before="100" w:beforeAutospacing="1" w:after="100" w:afterAutospacing="1"/>
    </w:pPr>
  </w:style>
  <w:style w:type="character" w:styleId="Hyperlink">
    <w:name w:val="Hyperlink"/>
    <w:basedOn w:val="DefaultParagraphFont"/>
    <w:uiPriority w:val="99"/>
    <w:unhideWhenUsed/>
    <w:rsid w:val="001703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635543">
      <w:bodyDiv w:val="1"/>
      <w:marLeft w:val="0"/>
      <w:marRight w:val="0"/>
      <w:marTop w:val="0"/>
      <w:marBottom w:val="0"/>
      <w:divBdr>
        <w:top w:val="none" w:sz="0" w:space="0" w:color="auto"/>
        <w:left w:val="none" w:sz="0" w:space="0" w:color="auto"/>
        <w:bottom w:val="none" w:sz="0" w:space="0" w:color="auto"/>
        <w:right w:val="none" w:sz="0" w:space="0" w:color="auto"/>
      </w:divBdr>
      <w:divsChild>
        <w:div w:id="113444246">
          <w:marLeft w:val="0"/>
          <w:marRight w:val="0"/>
          <w:marTop w:val="0"/>
          <w:marBottom w:val="0"/>
          <w:divBdr>
            <w:top w:val="none" w:sz="0" w:space="0" w:color="auto"/>
            <w:left w:val="none" w:sz="0" w:space="0" w:color="auto"/>
            <w:bottom w:val="none" w:sz="0" w:space="0" w:color="auto"/>
            <w:right w:val="none" w:sz="0" w:space="0" w:color="auto"/>
          </w:divBdr>
          <w:divsChild>
            <w:div w:id="504248517">
              <w:marLeft w:val="0"/>
              <w:marRight w:val="0"/>
              <w:marTop w:val="0"/>
              <w:marBottom w:val="0"/>
              <w:divBdr>
                <w:top w:val="none" w:sz="0" w:space="0" w:color="auto"/>
                <w:left w:val="none" w:sz="0" w:space="0" w:color="auto"/>
                <w:bottom w:val="none" w:sz="0" w:space="0" w:color="auto"/>
                <w:right w:val="none" w:sz="0" w:space="0" w:color="auto"/>
              </w:divBdr>
              <w:divsChild>
                <w:div w:id="1142431854">
                  <w:marLeft w:val="-150"/>
                  <w:marRight w:val="0"/>
                  <w:marTop w:val="0"/>
                  <w:marBottom w:val="0"/>
                  <w:divBdr>
                    <w:top w:val="none" w:sz="0" w:space="0" w:color="auto"/>
                    <w:left w:val="none" w:sz="0" w:space="0" w:color="auto"/>
                    <w:bottom w:val="none" w:sz="0" w:space="0" w:color="auto"/>
                    <w:right w:val="none" w:sz="0" w:space="0" w:color="auto"/>
                  </w:divBdr>
                  <w:divsChild>
                    <w:div w:id="1702054732">
                      <w:marLeft w:val="0"/>
                      <w:marRight w:val="0"/>
                      <w:marTop w:val="0"/>
                      <w:marBottom w:val="0"/>
                      <w:divBdr>
                        <w:top w:val="none" w:sz="0" w:space="0" w:color="auto"/>
                        <w:left w:val="none" w:sz="0" w:space="0" w:color="auto"/>
                        <w:bottom w:val="none" w:sz="0" w:space="0" w:color="auto"/>
                        <w:right w:val="none" w:sz="0" w:space="0" w:color="auto"/>
                      </w:divBdr>
                      <w:divsChild>
                        <w:div w:id="517931304">
                          <w:marLeft w:val="0"/>
                          <w:marRight w:val="0"/>
                          <w:marTop w:val="0"/>
                          <w:marBottom w:val="0"/>
                          <w:divBdr>
                            <w:top w:val="none" w:sz="0" w:space="0" w:color="auto"/>
                            <w:left w:val="none" w:sz="0" w:space="0" w:color="auto"/>
                            <w:bottom w:val="none" w:sz="0" w:space="0" w:color="auto"/>
                            <w:right w:val="none" w:sz="0" w:space="0" w:color="auto"/>
                          </w:divBdr>
                          <w:divsChild>
                            <w:div w:id="423038307">
                              <w:marLeft w:val="0"/>
                              <w:marRight w:val="0"/>
                              <w:marTop w:val="0"/>
                              <w:marBottom w:val="0"/>
                              <w:divBdr>
                                <w:top w:val="none" w:sz="0" w:space="0" w:color="auto"/>
                                <w:left w:val="none" w:sz="0" w:space="0" w:color="auto"/>
                                <w:bottom w:val="none" w:sz="0" w:space="0" w:color="auto"/>
                                <w:right w:val="none" w:sz="0" w:space="0" w:color="auto"/>
                              </w:divBdr>
                              <w:divsChild>
                                <w:div w:id="147326350">
                                  <w:marLeft w:val="0"/>
                                  <w:marRight w:val="0"/>
                                  <w:marTop w:val="0"/>
                                  <w:marBottom w:val="0"/>
                                  <w:divBdr>
                                    <w:top w:val="none" w:sz="0" w:space="0" w:color="auto"/>
                                    <w:left w:val="none" w:sz="0" w:space="0" w:color="auto"/>
                                    <w:bottom w:val="none" w:sz="0" w:space="0" w:color="auto"/>
                                    <w:right w:val="none" w:sz="0" w:space="0" w:color="auto"/>
                                  </w:divBdr>
                                  <w:divsChild>
                                    <w:div w:id="1015576024">
                                      <w:marLeft w:val="0"/>
                                      <w:marRight w:val="0"/>
                                      <w:marTop w:val="0"/>
                                      <w:marBottom w:val="0"/>
                                      <w:divBdr>
                                        <w:top w:val="none" w:sz="0" w:space="0" w:color="auto"/>
                                        <w:left w:val="none" w:sz="0" w:space="0" w:color="auto"/>
                                        <w:bottom w:val="none" w:sz="0" w:space="0" w:color="auto"/>
                                        <w:right w:val="none" w:sz="0" w:space="0" w:color="auto"/>
                                      </w:divBdr>
                                      <w:divsChild>
                                        <w:div w:id="1844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680967">
          <w:marLeft w:val="0"/>
          <w:marRight w:val="0"/>
          <w:marTop w:val="0"/>
          <w:marBottom w:val="0"/>
          <w:divBdr>
            <w:top w:val="none" w:sz="0" w:space="0" w:color="auto"/>
            <w:left w:val="none" w:sz="0" w:space="0" w:color="auto"/>
            <w:bottom w:val="none" w:sz="0" w:space="0" w:color="auto"/>
            <w:right w:val="none" w:sz="0" w:space="0" w:color="auto"/>
          </w:divBdr>
          <w:divsChild>
            <w:div w:id="291253798">
              <w:marLeft w:val="0"/>
              <w:marRight w:val="0"/>
              <w:marTop w:val="0"/>
              <w:marBottom w:val="0"/>
              <w:divBdr>
                <w:top w:val="none" w:sz="0" w:space="0" w:color="auto"/>
                <w:left w:val="none" w:sz="0" w:space="0" w:color="auto"/>
                <w:bottom w:val="none" w:sz="0" w:space="0" w:color="auto"/>
                <w:right w:val="none" w:sz="0" w:space="0" w:color="auto"/>
              </w:divBdr>
              <w:divsChild>
                <w:div w:id="121045092">
                  <w:marLeft w:val="0"/>
                  <w:marRight w:val="0"/>
                  <w:marTop w:val="0"/>
                  <w:marBottom w:val="0"/>
                  <w:divBdr>
                    <w:top w:val="none" w:sz="0" w:space="0" w:color="auto"/>
                    <w:left w:val="none" w:sz="0" w:space="0" w:color="auto"/>
                    <w:bottom w:val="none" w:sz="0" w:space="0" w:color="auto"/>
                    <w:right w:val="none" w:sz="0" w:space="0" w:color="auto"/>
                  </w:divBdr>
                  <w:divsChild>
                    <w:div w:id="158931396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902836">
      <w:bodyDiv w:val="1"/>
      <w:marLeft w:val="0"/>
      <w:marRight w:val="0"/>
      <w:marTop w:val="0"/>
      <w:marBottom w:val="0"/>
      <w:divBdr>
        <w:top w:val="none" w:sz="0" w:space="0" w:color="auto"/>
        <w:left w:val="none" w:sz="0" w:space="0" w:color="auto"/>
        <w:bottom w:val="none" w:sz="0" w:space="0" w:color="auto"/>
        <w:right w:val="none" w:sz="0" w:space="0" w:color="auto"/>
      </w:divBdr>
    </w:div>
    <w:div w:id="2033609273">
      <w:bodyDiv w:val="1"/>
      <w:marLeft w:val="0"/>
      <w:marRight w:val="0"/>
      <w:marTop w:val="0"/>
      <w:marBottom w:val="0"/>
      <w:divBdr>
        <w:top w:val="none" w:sz="0" w:space="0" w:color="auto"/>
        <w:left w:val="none" w:sz="0" w:space="0" w:color="auto"/>
        <w:bottom w:val="none" w:sz="0" w:space="0" w:color="auto"/>
        <w:right w:val="none" w:sz="0" w:space="0" w:color="auto"/>
      </w:divBdr>
    </w:div>
    <w:div w:id="204744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institution/Delft_University_of_Technology"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researchgate.net/profile/Sander-Cranenburgh"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esearchgate.net/profile/Niek-Mouter"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CA38F-4C2C-4506-BAB1-698BCDD7C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2265</Words>
  <Characters>11328</Characters>
  <Application>Microsoft Office Word</Application>
  <DocSecurity>0</DocSecurity>
  <Lines>94</Lines>
  <Paragraphs>27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Main Form</vt:lpstr>
      <vt:lpstr>Main Form</vt:lpstr>
    </vt:vector>
  </TitlesOfParts>
  <Company>BGU</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Form</dc:title>
  <dc:subject/>
  <dc:creator>Aryeh Kahn</dc:creator>
  <cp:keywords/>
  <cp:lastModifiedBy>Avinoam Borowsky</cp:lastModifiedBy>
  <cp:revision>15</cp:revision>
  <dcterms:created xsi:type="dcterms:W3CDTF">2021-11-01T10:48:00Z</dcterms:created>
  <dcterms:modified xsi:type="dcterms:W3CDTF">2021-11-01T12:51:00Z</dcterms:modified>
</cp:coreProperties>
</file>